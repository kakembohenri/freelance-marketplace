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62" w:rsidRPr="00BD4362" w:rsidRDefault="001E0372" w:rsidP="00BD4362">
      <w:pPr>
        <w:numPr>
          <w:ilvl w:val="0"/>
          <w:numId w:val="2"/>
        </w:numPr>
        <w:spacing w:before="100" w:beforeAutospacing="1" w:after="100" w:afterAutospacing="1" w:line="240" w:lineRule="auto"/>
        <w:rPr>
          <w:ins w:id="0" w:author="Unknown"/>
          <w:rFonts w:ascii="Times New Roman" w:eastAsia="Times New Roman" w:hAnsi="Times New Roman" w:cs="Times New Roman"/>
          <w:sz w:val="24"/>
          <w:szCs w:val="24"/>
        </w:rPr>
      </w:pPr>
      <w:ins w:id="1" w:author="Unknown">
        <w:r w:rsidRPr="00BD4362">
          <w:rPr>
            <w:rFonts w:ascii="Times New Roman" w:eastAsia="Times New Roman" w:hAnsi="Times New Roman" w:cs="Times New Roman"/>
            <w:sz w:val="24"/>
            <w:szCs w:val="24"/>
          </w:rPr>
          <w:fldChar w:fldCharType="begin"/>
        </w:r>
        <w:r w:rsidR="00BD4362" w:rsidRPr="00BD4362">
          <w:rPr>
            <w:rFonts w:ascii="Times New Roman" w:eastAsia="Times New Roman" w:hAnsi="Times New Roman" w:cs="Times New Roman"/>
            <w:sz w:val="24"/>
            <w:szCs w:val="24"/>
          </w:rPr>
          <w:instrText xml:space="preserve"> HYPERLINK "http://dooneyskitchen.com/ingredientspaedia/" </w:instrText>
        </w:r>
        <w:r w:rsidRPr="00BD4362">
          <w:rPr>
            <w:rFonts w:ascii="Times New Roman" w:eastAsia="Times New Roman" w:hAnsi="Times New Roman" w:cs="Times New Roman"/>
            <w:sz w:val="24"/>
            <w:szCs w:val="24"/>
          </w:rPr>
          <w:fldChar w:fldCharType="separate"/>
        </w:r>
        <w:proofErr w:type="spellStart"/>
        <w:r w:rsidR="00BD4362" w:rsidRPr="00BD4362">
          <w:rPr>
            <w:rFonts w:ascii="Times New Roman" w:eastAsia="Times New Roman" w:hAnsi="Times New Roman" w:cs="Times New Roman"/>
            <w:color w:val="0000FF"/>
            <w:sz w:val="24"/>
            <w:szCs w:val="24"/>
            <w:u w:val="single"/>
          </w:rPr>
          <w:t>Ingredientspaedia</w:t>
        </w:r>
        <w:proofErr w:type="spellEnd"/>
        <w:r w:rsidRPr="00BD4362">
          <w:rPr>
            <w:rFonts w:ascii="Times New Roman" w:eastAsia="Times New Roman" w:hAnsi="Times New Roman" w:cs="Times New Roman"/>
            <w:sz w:val="24"/>
            <w:szCs w:val="24"/>
          </w:rPr>
          <w:fldChar w:fldCharType="end"/>
        </w:r>
      </w:ins>
    </w:p>
    <w:p w:rsidR="00BD4362" w:rsidRPr="00BD4362" w:rsidRDefault="001E0372" w:rsidP="00BD4362">
      <w:pPr>
        <w:spacing w:before="100" w:beforeAutospacing="1" w:after="100" w:afterAutospacing="1" w:line="240" w:lineRule="auto"/>
        <w:rPr>
          <w:ins w:id="2" w:author="Unknown"/>
          <w:rFonts w:ascii="Times New Roman" w:eastAsia="Times New Roman" w:hAnsi="Times New Roman" w:cs="Times New Roman"/>
          <w:sz w:val="24"/>
          <w:szCs w:val="24"/>
        </w:rPr>
      </w:pPr>
      <w:ins w:id="3" w:author="Unknown">
        <w:r w:rsidRPr="00BD4362">
          <w:rPr>
            <w:rFonts w:ascii="Times New Roman" w:eastAsia="Times New Roman" w:hAnsi="Times New Roman" w:cs="Times New Roman"/>
            <w:sz w:val="24"/>
            <w:szCs w:val="24"/>
          </w:rPr>
          <w:fldChar w:fldCharType="begin"/>
        </w:r>
        <w:r w:rsidR="00BD4362" w:rsidRPr="00BD4362">
          <w:rPr>
            <w:rFonts w:ascii="Times New Roman" w:eastAsia="Times New Roman" w:hAnsi="Times New Roman" w:cs="Times New Roman"/>
            <w:sz w:val="24"/>
            <w:szCs w:val="24"/>
          </w:rPr>
          <w:instrText xml:space="preserve"> HYPERLINK "http://dooneyskitchen.com/category/tricks-cheats/how-tos/" </w:instrText>
        </w:r>
        <w:r w:rsidRPr="00BD4362">
          <w:rPr>
            <w:rFonts w:ascii="Times New Roman" w:eastAsia="Times New Roman" w:hAnsi="Times New Roman" w:cs="Times New Roman"/>
            <w:sz w:val="24"/>
            <w:szCs w:val="24"/>
          </w:rPr>
          <w:fldChar w:fldCharType="separate"/>
        </w:r>
        <w:r w:rsidR="00BD4362" w:rsidRPr="00BD4362">
          <w:rPr>
            <w:rFonts w:ascii="Times New Roman" w:eastAsia="Times New Roman" w:hAnsi="Times New Roman" w:cs="Times New Roman"/>
            <w:color w:val="0000FF"/>
            <w:sz w:val="24"/>
            <w:szCs w:val="24"/>
            <w:u w:val="single"/>
          </w:rPr>
          <w:t xml:space="preserve">How </w:t>
        </w:r>
        <w:proofErr w:type="spellStart"/>
        <w:proofErr w:type="gramStart"/>
        <w:r w:rsidR="00BD4362" w:rsidRPr="00BD4362">
          <w:rPr>
            <w:rFonts w:ascii="Times New Roman" w:eastAsia="Times New Roman" w:hAnsi="Times New Roman" w:cs="Times New Roman"/>
            <w:color w:val="0000FF"/>
            <w:sz w:val="24"/>
            <w:szCs w:val="24"/>
            <w:u w:val="single"/>
          </w:rPr>
          <w:t>To's</w:t>
        </w:r>
        <w:proofErr w:type="spellEnd"/>
        <w:proofErr w:type="gramEnd"/>
        <w:r w:rsidRPr="00BD4362">
          <w:rPr>
            <w:rFonts w:ascii="Times New Roman" w:eastAsia="Times New Roman" w:hAnsi="Times New Roman" w:cs="Times New Roman"/>
            <w:sz w:val="24"/>
            <w:szCs w:val="24"/>
          </w:rPr>
          <w:fldChar w:fldCharType="end"/>
        </w:r>
      </w:ins>
    </w:p>
    <w:p w:rsidR="00BD4362" w:rsidRPr="00BD4362" w:rsidRDefault="00BD4362" w:rsidP="00BD4362">
      <w:pPr>
        <w:spacing w:before="100" w:beforeAutospacing="1" w:after="100" w:afterAutospacing="1" w:line="240" w:lineRule="auto"/>
        <w:outlineLvl w:val="0"/>
        <w:rPr>
          <w:ins w:id="4" w:author="Unknown"/>
          <w:rFonts w:ascii="Times New Roman" w:eastAsia="Times New Roman" w:hAnsi="Times New Roman" w:cs="Times New Roman"/>
          <w:b/>
          <w:bCs/>
          <w:kern w:val="36"/>
          <w:sz w:val="48"/>
          <w:szCs w:val="48"/>
        </w:rPr>
      </w:pPr>
      <w:ins w:id="5" w:author="Unknown">
        <w:r w:rsidRPr="00BD4362">
          <w:rPr>
            <w:rFonts w:ascii="Times New Roman" w:eastAsia="Times New Roman" w:hAnsi="Times New Roman" w:cs="Times New Roman"/>
            <w:b/>
            <w:bCs/>
            <w:kern w:val="36"/>
            <w:sz w:val="48"/>
            <w:szCs w:val="48"/>
          </w:rPr>
          <w:t>How to make Spring roll/</w:t>
        </w:r>
        <w:proofErr w:type="spellStart"/>
        <w:r w:rsidRPr="00BD4362">
          <w:rPr>
            <w:rFonts w:ascii="Times New Roman" w:eastAsia="Times New Roman" w:hAnsi="Times New Roman" w:cs="Times New Roman"/>
            <w:b/>
            <w:bCs/>
            <w:kern w:val="36"/>
            <w:sz w:val="48"/>
            <w:szCs w:val="48"/>
          </w:rPr>
          <w:t>Samosa</w:t>
        </w:r>
        <w:proofErr w:type="spellEnd"/>
        <w:r w:rsidRPr="00BD4362">
          <w:rPr>
            <w:rFonts w:ascii="Times New Roman" w:eastAsia="Times New Roman" w:hAnsi="Times New Roman" w:cs="Times New Roman"/>
            <w:b/>
            <w:bCs/>
            <w:kern w:val="36"/>
            <w:sz w:val="48"/>
            <w:szCs w:val="48"/>
          </w:rPr>
          <w:t xml:space="preserve"> Wrappers</w:t>
        </w:r>
      </w:ins>
    </w:p>
    <w:p w:rsidR="00BD4362" w:rsidRPr="00BD4362" w:rsidRDefault="00BD4362" w:rsidP="00BD4362">
      <w:pPr>
        <w:spacing w:before="100" w:beforeAutospacing="1" w:after="100" w:afterAutospacing="1" w:line="240" w:lineRule="auto"/>
        <w:rPr>
          <w:ins w:id="6" w:author="Unknown"/>
          <w:rFonts w:ascii="Times New Roman" w:eastAsia="Times New Roman" w:hAnsi="Times New Roman" w:cs="Times New Roman"/>
          <w:sz w:val="24"/>
          <w:szCs w:val="24"/>
        </w:rPr>
      </w:pPr>
      <w:ins w:id="7" w:author="Unknown">
        <w:r w:rsidRPr="00BD4362">
          <w:rPr>
            <w:rFonts w:ascii="Times New Roman" w:eastAsia="Times New Roman" w:hAnsi="Times New Roman" w:cs="Times New Roman"/>
            <w:sz w:val="24"/>
            <w:szCs w:val="24"/>
          </w:rPr>
          <w:t xml:space="preserve">I swore I was not going to do this. Swore, swore, swore, but against my better </w:t>
        </w:r>
        <w:proofErr w:type="spellStart"/>
        <w:r w:rsidRPr="00BD4362">
          <w:rPr>
            <w:rFonts w:ascii="Times New Roman" w:eastAsia="Times New Roman" w:hAnsi="Times New Roman" w:cs="Times New Roman"/>
            <w:sz w:val="24"/>
            <w:szCs w:val="24"/>
          </w:rPr>
          <w:t>judgement</w:t>
        </w:r>
        <w:proofErr w:type="spellEnd"/>
        <w:r w:rsidRPr="00BD4362">
          <w:rPr>
            <w:rFonts w:ascii="Times New Roman" w:eastAsia="Times New Roman" w:hAnsi="Times New Roman" w:cs="Times New Roman"/>
            <w:sz w:val="24"/>
            <w:szCs w:val="24"/>
          </w:rPr>
          <w:t xml:space="preserve">, the food blogger that I am, gave in. I found store bought spring roll wrappers and they just saved me the stress. I was looking at the pictures of the spring rolls I made and while giving myself a huge pat on the back, I thought oh dear, how about the people who don’t have access to store bought spring roll wrappers. I know that spring rolls are something a lot of people would like to make </w:t>
        </w:r>
        <w:proofErr w:type="gramStart"/>
        <w:r w:rsidRPr="00BD4362">
          <w:rPr>
            <w:rFonts w:ascii="Times New Roman" w:eastAsia="Times New Roman" w:hAnsi="Times New Roman" w:cs="Times New Roman"/>
            <w:sz w:val="24"/>
            <w:szCs w:val="24"/>
          </w:rPr>
          <w:t>themselves</w:t>
        </w:r>
        <w:proofErr w:type="gramEnd"/>
        <w:r w:rsidRPr="00BD4362">
          <w:rPr>
            <w:rFonts w:ascii="Times New Roman" w:eastAsia="Times New Roman" w:hAnsi="Times New Roman" w:cs="Times New Roman"/>
            <w:sz w:val="24"/>
            <w:szCs w:val="24"/>
          </w:rPr>
          <w:t xml:space="preserve"> at home and not rely on small chops at parties or buying them frozen, so off to </w:t>
        </w:r>
        <w:proofErr w:type="spellStart"/>
        <w:r w:rsidRPr="00BD4362">
          <w:rPr>
            <w:rFonts w:ascii="Times New Roman" w:eastAsia="Times New Roman" w:hAnsi="Times New Roman" w:cs="Times New Roman"/>
            <w:sz w:val="24"/>
            <w:szCs w:val="24"/>
          </w:rPr>
          <w:t>google</w:t>
        </w:r>
        <w:proofErr w:type="spellEnd"/>
        <w:r w:rsidRPr="00BD4362">
          <w:rPr>
            <w:rFonts w:ascii="Times New Roman" w:eastAsia="Times New Roman" w:hAnsi="Times New Roman" w:cs="Times New Roman"/>
            <w:sz w:val="24"/>
            <w:szCs w:val="24"/>
          </w:rPr>
          <w:t xml:space="preserve"> I went, which led to watching You Tube videos.</w:t>
        </w:r>
      </w:ins>
    </w:p>
    <w:p w:rsidR="00BD4362" w:rsidRPr="00BD4362" w:rsidRDefault="00BD4362" w:rsidP="00BD4362">
      <w:pPr>
        <w:spacing w:before="100" w:beforeAutospacing="1" w:after="100" w:afterAutospacing="1" w:line="240" w:lineRule="auto"/>
        <w:rPr>
          <w:ins w:id="8" w:author="Unknown"/>
          <w:rFonts w:ascii="Times New Roman" w:eastAsia="Times New Roman" w:hAnsi="Times New Roman" w:cs="Times New Roman"/>
          <w:sz w:val="24"/>
          <w:szCs w:val="24"/>
        </w:rPr>
      </w:pPr>
      <w:ins w:id="9" w:author="Unknown">
        <w:r w:rsidRPr="00BD4362">
          <w:rPr>
            <w:rFonts w:ascii="Times New Roman" w:eastAsia="Times New Roman" w:hAnsi="Times New Roman" w:cs="Times New Roman"/>
            <w:sz w:val="24"/>
            <w:szCs w:val="24"/>
          </w:rPr>
          <w:t xml:space="preserve">I saw two methods. One involved making the dough into a ball and them rubbing across a frying pan. I thought </w:t>
        </w:r>
        <w:proofErr w:type="gramStart"/>
        <w:r w:rsidRPr="00BD4362">
          <w:rPr>
            <w:rFonts w:ascii="Times New Roman" w:eastAsia="Times New Roman" w:hAnsi="Times New Roman" w:cs="Times New Roman"/>
            <w:sz w:val="24"/>
            <w:szCs w:val="24"/>
          </w:rPr>
          <w:t>nah,</w:t>
        </w:r>
        <w:proofErr w:type="gramEnd"/>
        <w:r w:rsidRPr="00BD4362">
          <w:rPr>
            <w:rFonts w:ascii="Times New Roman" w:eastAsia="Times New Roman" w:hAnsi="Times New Roman" w:cs="Times New Roman"/>
            <w:sz w:val="24"/>
            <w:szCs w:val="24"/>
          </w:rPr>
          <w:t xml:space="preserve"> no way in hell would I try that. It looked too complicated, </w:t>
        </w:r>
        <w:proofErr w:type="spellStart"/>
        <w:r w:rsidRPr="00BD4362">
          <w:rPr>
            <w:rFonts w:ascii="Times New Roman" w:eastAsia="Times New Roman" w:hAnsi="Times New Roman" w:cs="Times New Roman"/>
            <w:sz w:val="24"/>
            <w:szCs w:val="24"/>
          </w:rPr>
          <w:t>hehehehehehehe</w:t>
        </w:r>
        <w:proofErr w:type="spellEnd"/>
        <w:r w:rsidRPr="00BD4362">
          <w:rPr>
            <w:rFonts w:ascii="Times New Roman" w:eastAsia="Times New Roman" w:hAnsi="Times New Roman" w:cs="Times New Roman"/>
            <w:sz w:val="24"/>
            <w:szCs w:val="24"/>
          </w:rPr>
          <w:t>. The other method was making a watery batter and then applying with a brush. Thank goodness, because if that dough ball version was the only method available, y’all can be rest assured that I would not have tried it, but nicely referred you to the You Tube video. I had all the ingredients at home, down to the corn flour, so try it I did. First, I tried the brush method, as that was what all the videos I found used, then it occurred to me again, that many people would likely not have a pastry brush at home, but a ladle spoon would be more ubiquitous in your cupboard, so despite never watching any video about using a ladle spoon to make this, I imagined that it couldn’t be that hard, so I tried it and it worked.</w:t>
        </w:r>
      </w:ins>
    </w:p>
    <w:p w:rsidR="00BD4362" w:rsidRPr="00BD4362" w:rsidRDefault="00BD4362" w:rsidP="00BD4362">
      <w:pPr>
        <w:spacing w:before="100" w:beforeAutospacing="1" w:after="100" w:afterAutospacing="1" w:line="240" w:lineRule="auto"/>
        <w:rPr>
          <w:ins w:id="10" w:author="Unknown"/>
          <w:rFonts w:ascii="Times New Roman" w:eastAsia="Times New Roman" w:hAnsi="Times New Roman" w:cs="Times New Roman"/>
          <w:sz w:val="24"/>
          <w:szCs w:val="24"/>
        </w:rPr>
      </w:pPr>
      <w:ins w:id="11" w:author="Unknown">
        <w:r w:rsidRPr="00BD4362">
          <w:rPr>
            <w:rFonts w:ascii="Times New Roman" w:eastAsia="Times New Roman" w:hAnsi="Times New Roman" w:cs="Times New Roman"/>
            <w:sz w:val="24"/>
            <w:szCs w:val="24"/>
          </w:rPr>
          <w:t xml:space="preserve">You see, I am nice like that. </w:t>
        </w:r>
        <w:proofErr w:type="spellStart"/>
        <w:r w:rsidRPr="00BD4362">
          <w:rPr>
            <w:rFonts w:ascii="Times New Roman" w:eastAsia="Times New Roman" w:hAnsi="Times New Roman" w:cs="Times New Roman"/>
            <w:sz w:val="24"/>
            <w:szCs w:val="24"/>
          </w:rPr>
          <w:t>Loooool</w:t>
        </w:r>
        <w:proofErr w:type="spellEnd"/>
        <w:r w:rsidRPr="00BD4362">
          <w:rPr>
            <w:rFonts w:ascii="Times New Roman" w:eastAsia="Times New Roman" w:hAnsi="Times New Roman" w:cs="Times New Roman"/>
            <w:sz w:val="24"/>
            <w:szCs w:val="24"/>
          </w:rPr>
          <w:t xml:space="preserve">, don’t mind me. It was just my sense of adventure and not wanting to be boxed in by one method. So, whichever you try, you can stop staring lovingly at spring rolls at parties. The next time it is being served and you don’t get enough, just shake your head, flip your hair and go make some at home like the boss that you are. </w:t>
        </w:r>
        <w:proofErr w:type="spellStart"/>
        <w:proofErr w:type="gramStart"/>
        <w:r w:rsidRPr="00BD4362">
          <w:rPr>
            <w:rFonts w:ascii="Times New Roman" w:eastAsia="Times New Roman" w:hAnsi="Times New Roman" w:cs="Times New Roman"/>
            <w:sz w:val="24"/>
            <w:szCs w:val="24"/>
          </w:rPr>
          <w:t>Loooool</w:t>
        </w:r>
        <w:proofErr w:type="spellEnd"/>
        <w:r w:rsidRPr="00BD4362">
          <w:rPr>
            <w:rFonts w:ascii="Times New Roman" w:eastAsia="Times New Roman" w:hAnsi="Times New Roman" w:cs="Times New Roman"/>
            <w:sz w:val="24"/>
            <w:szCs w:val="24"/>
          </w:rPr>
          <w:t>.</w:t>
        </w:r>
        <w:proofErr w:type="gramEnd"/>
        <w:r w:rsidRPr="00BD4362">
          <w:rPr>
            <w:rFonts w:ascii="Times New Roman" w:eastAsia="Times New Roman" w:hAnsi="Times New Roman" w:cs="Times New Roman"/>
            <w:sz w:val="24"/>
            <w:szCs w:val="24"/>
          </w:rPr>
          <w:t xml:space="preserve"> I am using a recipe from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"http://bhavnaskitchen.com/" \t "_blank" </w:instrText>
        </w:r>
        <w:r w:rsidR="001E0372" w:rsidRPr="00BD4362">
          <w:rPr>
            <w:rFonts w:ascii="Times New Roman" w:eastAsia="Times New Roman" w:hAnsi="Times New Roman" w:cs="Times New Roman"/>
            <w:sz w:val="24"/>
            <w:szCs w:val="24"/>
          </w:rPr>
          <w:fldChar w:fldCharType="separate"/>
        </w:r>
        <w:proofErr w:type="spellStart"/>
        <w:r w:rsidRPr="00BD4362">
          <w:rPr>
            <w:rFonts w:ascii="Times New Roman" w:eastAsia="Times New Roman" w:hAnsi="Times New Roman" w:cs="Times New Roman"/>
            <w:color w:val="0000FF"/>
            <w:sz w:val="24"/>
            <w:szCs w:val="24"/>
            <w:u w:val="single"/>
          </w:rPr>
          <w:t>Bhavana’s</w:t>
        </w:r>
        <w:proofErr w:type="spellEnd"/>
        <w:r w:rsidRPr="00BD4362">
          <w:rPr>
            <w:rFonts w:ascii="Times New Roman" w:eastAsia="Times New Roman" w:hAnsi="Times New Roman" w:cs="Times New Roman"/>
            <w:color w:val="0000FF"/>
            <w:sz w:val="24"/>
            <w:szCs w:val="24"/>
            <w:u w:val="single"/>
          </w:rPr>
          <w:t xml:space="preserve"> Kitchen</w:t>
        </w:r>
        <w:r w:rsidR="001E0372" w:rsidRPr="00BD4362">
          <w:rPr>
            <w:rFonts w:ascii="Times New Roman" w:eastAsia="Times New Roman" w:hAnsi="Times New Roman" w:cs="Times New Roman"/>
            <w:sz w:val="24"/>
            <w:szCs w:val="24"/>
          </w:rPr>
          <w:fldChar w:fldCharType="end"/>
        </w:r>
        <w:r w:rsidRPr="00BD4362">
          <w:rPr>
            <w:rFonts w:ascii="Times New Roman" w:eastAsia="Times New Roman" w:hAnsi="Times New Roman" w:cs="Times New Roman"/>
            <w:sz w:val="24"/>
            <w:szCs w:val="24"/>
          </w:rPr>
          <w:t>.</w:t>
        </w:r>
      </w:ins>
    </w:p>
    <w:p w:rsidR="00BD4362" w:rsidRPr="00BD4362" w:rsidRDefault="00BD4362" w:rsidP="00BD4362">
      <w:pPr>
        <w:spacing w:before="100" w:beforeAutospacing="1" w:after="100" w:afterAutospacing="1" w:line="240" w:lineRule="auto"/>
        <w:rPr>
          <w:ins w:id="12" w:author="Unknown"/>
          <w:rFonts w:ascii="Times New Roman" w:eastAsia="Times New Roman" w:hAnsi="Times New Roman" w:cs="Times New Roman"/>
          <w:sz w:val="24"/>
          <w:szCs w:val="24"/>
        </w:rPr>
      </w:pPr>
      <w:ins w:id="13" w:author="Unknown">
        <w:r w:rsidRPr="00BD4362">
          <w:rPr>
            <w:rFonts w:ascii="Times New Roman" w:eastAsia="Times New Roman" w:hAnsi="Times New Roman" w:cs="Times New Roman"/>
            <w:b/>
            <w:bCs/>
            <w:sz w:val="24"/>
            <w:szCs w:val="24"/>
          </w:rPr>
          <w:t>You will need</w:t>
        </w:r>
      </w:ins>
    </w:p>
    <w:p w:rsidR="00BD4362" w:rsidRPr="00BD4362" w:rsidRDefault="00BD4362" w:rsidP="00BD4362">
      <w:pPr>
        <w:spacing w:before="100" w:beforeAutospacing="1" w:after="100" w:afterAutospacing="1" w:line="240" w:lineRule="auto"/>
        <w:rPr>
          <w:ins w:id="14" w:author="Unknown"/>
          <w:rFonts w:ascii="Times New Roman" w:eastAsia="Times New Roman" w:hAnsi="Times New Roman" w:cs="Times New Roman"/>
          <w:sz w:val="24"/>
          <w:szCs w:val="24"/>
        </w:rPr>
      </w:pPr>
      <w:ins w:id="15" w:author="Unknown">
        <w:r w:rsidRPr="00BD4362">
          <w:rPr>
            <w:rFonts w:ascii="Times New Roman" w:eastAsia="Times New Roman" w:hAnsi="Times New Roman" w:cs="Times New Roman"/>
            <w:sz w:val="24"/>
            <w:szCs w:val="24"/>
          </w:rPr>
          <w:t>1/2 cup of plain flour</w:t>
        </w:r>
        <w:r w:rsidRPr="00BD4362">
          <w:rPr>
            <w:rFonts w:ascii="Times New Roman" w:eastAsia="Times New Roman" w:hAnsi="Times New Roman" w:cs="Times New Roman"/>
            <w:sz w:val="24"/>
            <w:szCs w:val="24"/>
          </w:rPr>
          <w:br/>
          <w:t>1/4 of corn flour</w:t>
        </w:r>
        <w:r w:rsidRPr="00BD4362">
          <w:rPr>
            <w:rFonts w:ascii="Times New Roman" w:eastAsia="Times New Roman" w:hAnsi="Times New Roman" w:cs="Times New Roman"/>
            <w:sz w:val="24"/>
            <w:szCs w:val="24"/>
          </w:rPr>
          <w:br/>
          <w:t>3/4 cup of water</w:t>
        </w:r>
        <w:r w:rsidRPr="00BD4362">
          <w:rPr>
            <w:rFonts w:ascii="Times New Roman" w:eastAsia="Times New Roman" w:hAnsi="Times New Roman" w:cs="Times New Roman"/>
            <w:sz w:val="24"/>
            <w:szCs w:val="24"/>
          </w:rPr>
          <w:br/>
          <w:t>1/4 teaspoon of salt</w:t>
        </w:r>
        <w:r w:rsidRPr="00BD4362">
          <w:rPr>
            <w:rFonts w:ascii="Times New Roman" w:eastAsia="Times New Roman" w:hAnsi="Times New Roman" w:cs="Times New Roman"/>
            <w:sz w:val="24"/>
            <w:szCs w:val="24"/>
          </w:rPr>
          <w:br/>
          <w:t>Pastry brush or non stick spoon</w:t>
        </w:r>
        <w:r w:rsidRPr="00BD4362">
          <w:rPr>
            <w:rFonts w:ascii="Times New Roman" w:eastAsia="Times New Roman" w:hAnsi="Times New Roman" w:cs="Times New Roman"/>
            <w:sz w:val="24"/>
            <w:szCs w:val="24"/>
          </w:rPr>
          <w:br/>
          <w:t>Non stick frying pan</w:t>
        </w:r>
      </w:ins>
    </w:p>
    <w:p w:rsidR="00BD4362" w:rsidRPr="00BD4362" w:rsidRDefault="00BD4362" w:rsidP="00BD4362">
      <w:pPr>
        <w:spacing w:before="100" w:beforeAutospacing="1" w:after="100" w:afterAutospacing="1" w:line="240" w:lineRule="auto"/>
        <w:rPr>
          <w:ins w:id="1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 name="Picture 1" descr="IMG_3217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217_watermarked"/>
                    <pic:cNvPicPr>
                      <a:picLocks noChangeAspect="1" noChangeArrowheads="1"/>
                    </pic:cNvPicPr>
                  </pic:nvPicPr>
                  <pic:blipFill>
                    <a:blip r:embed="rId5"/>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7" w:author="Unknown"/>
          <w:rFonts w:ascii="Times New Roman" w:eastAsia="Times New Roman" w:hAnsi="Times New Roman" w:cs="Times New Roman"/>
          <w:sz w:val="24"/>
          <w:szCs w:val="24"/>
        </w:rPr>
      </w:pPr>
      <w:proofErr w:type="spellStart"/>
      <w:ins w:id="18" w:author="Unknown">
        <w:r w:rsidRPr="00BD4362">
          <w:rPr>
            <w:rFonts w:ascii="Times New Roman" w:eastAsia="Times New Roman" w:hAnsi="Times New Roman" w:cs="Times New Roman"/>
            <w:b/>
            <w:bCs/>
            <w:sz w:val="24"/>
            <w:szCs w:val="24"/>
          </w:rPr>
          <w:t>Dooney’s</w:t>
        </w:r>
        <w:proofErr w:type="spellEnd"/>
        <w:r w:rsidRPr="00BD4362">
          <w:rPr>
            <w:rFonts w:ascii="Times New Roman" w:eastAsia="Times New Roman" w:hAnsi="Times New Roman" w:cs="Times New Roman"/>
            <w:b/>
            <w:bCs/>
            <w:sz w:val="24"/>
            <w:szCs w:val="24"/>
          </w:rPr>
          <w:t xml:space="preserve"> Kitchen Tip: </w:t>
        </w:r>
        <w:r w:rsidRPr="00BD4362">
          <w:rPr>
            <w:rFonts w:ascii="Times New Roman" w:eastAsia="Times New Roman" w:hAnsi="Times New Roman" w:cs="Times New Roman"/>
            <w:sz w:val="24"/>
            <w:szCs w:val="24"/>
          </w:rPr>
          <w:t xml:space="preserve">For those who don’t have standard measuring cups at home, don’t fret. Let this be your measurement, the ratio of plain flour to corn flour is 2:1 </w:t>
        </w:r>
        <w:proofErr w:type="spellStart"/>
        <w:r w:rsidRPr="00BD4362">
          <w:rPr>
            <w:rFonts w:ascii="Times New Roman" w:eastAsia="Times New Roman" w:hAnsi="Times New Roman" w:cs="Times New Roman"/>
            <w:sz w:val="24"/>
            <w:szCs w:val="24"/>
          </w:rPr>
          <w:t>i.e</w:t>
        </w:r>
        <w:proofErr w:type="spellEnd"/>
        <w:r w:rsidRPr="00BD4362">
          <w:rPr>
            <w:rFonts w:ascii="Times New Roman" w:eastAsia="Times New Roman" w:hAnsi="Times New Roman" w:cs="Times New Roman"/>
            <w:sz w:val="24"/>
            <w:szCs w:val="24"/>
          </w:rPr>
          <w:t xml:space="preserve"> the corn flour should be half the amount of the plain flour.</w:t>
        </w:r>
        <w:r w:rsidRPr="00BD4362">
          <w:rPr>
            <w:rFonts w:ascii="Times New Roman" w:eastAsia="Times New Roman" w:hAnsi="Times New Roman" w:cs="Times New Roman"/>
            <w:b/>
            <w:bCs/>
            <w:sz w:val="24"/>
            <w:szCs w:val="24"/>
          </w:rPr>
          <w:t xml:space="preserve"> If you also don’t have corn flour at home, I tried using flour and water, and it also worked.</w:t>
        </w:r>
      </w:ins>
    </w:p>
    <w:p w:rsidR="00BD4362" w:rsidRPr="00BD4362" w:rsidRDefault="00BD4362" w:rsidP="00BD4362">
      <w:pPr>
        <w:spacing w:before="100" w:beforeAutospacing="1" w:after="100" w:afterAutospacing="1" w:line="240" w:lineRule="auto"/>
        <w:rPr>
          <w:ins w:id="19" w:author="Unknown"/>
          <w:rFonts w:ascii="Times New Roman" w:eastAsia="Times New Roman" w:hAnsi="Times New Roman" w:cs="Times New Roman"/>
          <w:sz w:val="24"/>
          <w:szCs w:val="24"/>
        </w:rPr>
      </w:pPr>
      <w:ins w:id="20" w:author="Unknown">
        <w:r w:rsidRPr="00BD4362">
          <w:rPr>
            <w:rFonts w:ascii="Times New Roman" w:eastAsia="Times New Roman" w:hAnsi="Times New Roman" w:cs="Times New Roman"/>
            <w:b/>
            <w:bCs/>
            <w:sz w:val="24"/>
            <w:szCs w:val="24"/>
          </w:rPr>
          <w:t>How To</w:t>
        </w:r>
      </w:ins>
    </w:p>
    <w:p w:rsidR="00BD4362" w:rsidRPr="00BD4362" w:rsidRDefault="00BD4362" w:rsidP="00BD4362">
      <w:pPr>
        <w:spacing w:before="100" w:beforeAutospacing="1" w:after="100" w:afterAutospacing="1" w:line="240" w:lineRule="auto"/>
        <w:rPr>
          <w:ins w:id="21" w:author="Unknown"/>
          <w:rFonts w:ascii="Times New Roman" w:eastAsia="Times New Roman" w:hAnsi="Times New Roman" w:cs="Times New Roman"/>
          <w:sz w:val="24"/>
          <w:szCs w:val="24"/>
        </w:rPr>
      </w:pPr>
      <w:ins w:id="22" w:author="Unknown">
        <w:r w:rsidRPr="00BD4362">
          <w:rPr>
            <w:rFonts w:ascii="Times New Roman" w:eastAsia="Times New Roman" w:hAnsi="Times New Roman" w:cs="Times New Roman"/>
            <w:b/>
            <w:bCs/>
            <w:sz w:val="24"/>
            <w:szCs w:val="24"/>
          </w:rPr>
          <w:t>1.</w:t>
        </w:r>
        <w:r w:rsidRPr="00BD4362">
          <w:rPr>
            <w:rFonts w:ascii="Times New Roman" w:eastAsia="Times New Roman" w:hAnsi="Times New Roman" w:cs="Times New Roman"/>
            <w:sz w:val="24"/>
            <w:szCs w:val="24"/>
          </w:rPr>
          <w:t xml:space="preserve"> Combine </w:t>
        </w:r>
        <w:proofErr w:type="gramStart"/>
        <w:r w:rsidRPr="00BD4362">
          <w:rPr>
            <w:rFonts w:ascii="Times New Roman" w:eastAsia="Times New Roman" w:hAnsi="Times New Roman" w:cs="Times New Roman"/>
            <w:sz w:val="24"/>
            <w:szCs w:val="24"/>
          </w:rPr>
          <w:t>all the</w:t>
        </w:r>
        <w:proofErr w:type="gramEnd"/>
        <w:r w:rsidRPr="00BD4362">
          <w:rPr>
            <w:rFonts w:ascii="Times New Roman" w:eastAsia="Times New Roman" w:hAnsi="Times New Roman" w:cs="Times New Roman"/>
            <w:sz w:val="24"/>
            <w:szCs w:val="24"/>
          </w:rPr>
          <w:t xml:space="preserve"> dry ingredient into a bowl</w:t>
        </w:r>
      </w:ins>
    </w:p>
    <w:p w:rsidR="00BD4362" w:rsidRPr="00BD4362" w:rsidRDefault="00BD4362" w:rsidP="00BD4362">
      <w:pPr>
        <w:spacing w:before="100" w:beforeAutospacing="1" w:after="100" w:afterAutospacing="1" w:line="240" w:lineRule="auto"/>
        <w:rPr>
          <w:ins w:id="2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 name="Picture 2" descr="IMG_3218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218_watermarked"/>
                    <pic:cNvPicPr>
                      <a:picLocks noChangeAspect="1" noChangeArrowheads="1"/>
                    </pic:cNvPicPr>
                  </pic:nvPicPr>
                  <pic:blipFill>
                    <a:blip r:embed="rId6"/>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24" w:author="Unknown"/>
          <w:rFonts w:ascii="Times New Roman" w:eastAsia="Times New Roman" w:hAnsi="Times New Roman" w:cs="Times New Roman"/>
          <w:sz w:val="24"/>
          <w:szCs w:val="24"/>
        </w:rPr>
      </w:pPr>
      <w:ins w:id="25" w:author="Unknown">
        <w:r w:rsidRPr="00BD4362">
          <w:rPr>
            <w:rFonts w:ascii="Times New Roman" w:eastAsia="Times New Roman" w:hAnsi="Times New Roman" w:cs="Times New Roman"/>
            <w:b/>
            <w:bCs/>
            <w:sz w:val="24"/>
            <w:szCs w:val="24"/>
          </w:rPr>
          <w:t>2.</w:t>
        </w:r>
        <w:r w:rsidRPr="00BD4362">
          <w:rPr>
            <w:rFonts w:ascii="Times New Roman" w:eastAsia="Times New Roman" w:hAnsi="Times New Roman" w:cs="Times New Roman"/>
            <w:sz w:val="24"/>
            <w:szCs w:val="24"/>
          </w:rPr>
          <w:t xml:space="preserve"> Add water to the bowl and mix until it is lump free. The </w:t>
        </w:r>
        <w:proofErr w:type="spellStart"/>
        <w:r w:rsidRPr="00BD4362">
          <w:rPr>
            <w:rFonts w:ascii="Times New Roman" w:eastAsia="Times New Roman" w:hAnsi="Times New Roman" w:cs="Times New Roman"/>
            <w:sz w:val="24"/>
            <w:szCs w:val="24"/>
          </w:rPr>
          <w:t>bater</w:t>
        </w:r>
        <w:proofErr w:type="spellEnd"/>
        <w:r w:rsidRPr="00BD4362">
          <w:rPr>
            <w:rFonts w:ascii="Times New Roman" w:eastAsia="Times New Roman" w:hAnsi="Times New Roman" w:cs="Times New Roman"/>
            <w:sz w:val="24"/>
            <w:szCs w:val="24"/>
          </w:rPr>
          <w:t xml:space="preserve"> should be smooth and very light. This is crucial</w:t>
        </w:r>
      </w:ins>
    </w:p>
    <w:p w:rsidR="00BD4362" w:rsidRPr="00BD4362" w:rsidRDefault="00BD4362" w:rsidP="00BD4362">
      <w:pPr>
        <w:spacing w:before="100" w:beforeAutospacing="1" w:after="100" w:afterAutospacing="1" w:line="240" w:lineRule="auto"/>
        <w:rPr>
          <w:ins w:id="2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 name="Picture 3" descr="IMG_3220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3220_watermarked"/>
                    <pic:cNvPicPr>
                      <a:picLocks noChangeAspect="1" noChangeArrowheads="1"/>
                    </pic:cNvPicPr>
                  </pic:nvPicPr>
                  <pic:blipFill>
                    <a:blip r:embed="rId7"/>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27" w:author="Unknown"/>
          <w:rFonts w:ascii="Times New Roman" w:eastAsia="Times New Roman" w:hAnsi="Times New Roman" w:cs="Times New Roman"/>
          <w:sz w:val="24"/>
          <w:szCs w:val="24"/>
        </w:rPr>
      </w:pPr>
      <w:ins w:id="28" w:author="Unknown">
        <w:r w:rsidRPr="00BD4362">
          <w:rPr>
            <w:rFonts w:ascii="Times New Roman" w:eastAsia="Times New Roman" w:hAnsi="Times New Roman" w:cs="Times New Roman"/>
            <w:b/>
            <w:bCs/>
            <w:sz w:val="24"/>
            <w:szCs w:val="24"/>
          </w:rPr>
          <w:t>3.</w:t>
        </w:r>
        <w:r w:rsidRPr="00BD4362">
          <w:rPr>
            <w:rFonts w:ascii="Times New Roman" w:eastAsia="Times New Roman" w:hAnsi="Times New Roman" w:cs="Times New Roman"/>
            <w:sz w:val="24"/>
            <w:szCs w:val="24"/>
          </w:rPr>
          <w:t xml:space="preserve"> </w:t>
        </w:r>
        <w:proofErr w:type="gramStart"/>
        <w:r w:rsidRPr="00BD4362">
          <w:rPr>
            <w:rFonts w:ascii="Times New Roman" w:eastAsia="Times New Roman" w:hAnsi="Times New Roman" w:cs="Times New Roman"/>
            <w:sz w:val="24"/>
            <w:szCs w:val="24"/>
          </w:rPr>
          <w:t>in</w:t>
        </w:r>
        <w:proofErr w:type="gramEnd"/>
        <w:r w:rsidRPr="00BD4362">
          <w:rPr>
            <w:rFonts w:ascii="Times New Roman" w:eastAsia="Times New Roman" w:hAnsi="Times New Roman" w:cs="Times New Roman"/>
            <w:sz w:val="24"/>
            <w:szCs w:val="24"/>
          </w:rPr>
          <w:t xml:space="preserve"> a small cup, mix a little oil and water. You will soon know why you need this.</w:t>
        </w:r>
      </w:ins>
    </w:p>
    <w:p w:rsidR="00BD4362" w:rsidRPr="00BD4362" w:rsidRDefault="00BD4362" w:rsidP="00BD4362">
      <w:pPr>
        <w:spacing w:before="100" w:beforeAutospacing="1" w:after="100" w:afterAutospacing="1" w:line="240" w:lineRule="auto"/>
        <w:rPr>
          <w:ins w:id="29"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4" name="Picture 4" descr="IMG_3222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3222_watermarked"/>
                    <pic:cNvPicPr>
                      <a:picLocks noChangeAspect="1" noChangeArrowheads="1"/>
                    </pic:cNvPicPr>
                  </pic:nvPicPr>
                  <pic:blipFill>
                    <a:blip r:embed="rId8"/>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30" w:author="Unknown"/>
          <w:rFonts w:ascii="Times New Roman" w:eastAsia="Times New Roman" w:hAnsi="Times New Roman" w:cs="Times New Roman"/>
          <w:sz w:val="24"/>
          <w:szCs w:val="24"/>
        </w:rPr>
      </w:pPr>
      <w:ins w:id="31" w:author="Unknown">
        <w:r w:rsidRPr="00BD4362">
          <w:rPr>
            <w:rFonts w:ascii="Times New Roman" w:eastAsia="Times New Roman" w:hAnsi="Times New Roman" w:cs="Times New Roman"/>
            <w:b/>
            <w:bCs/>
            <w:sz w:val="24"/>
            <w:szCs w:val="24"/>
          </w:rPr>
          <w:t>4.</w:t>
        </w:r>
        <w:r w:rsidRPr="00BD4362">
          <w:rPr>
            <w:rFonts w:ascii="Times New Roman" w:eastAsia="Times New Roman" w:hAnsi="Times New Roman" w:cs="Times New Roman"/>
            <w:sz w:val="24"/>
            <w:szCs w:val="24"/>
          </w:rPr>
          <w:t xml:space="preserve"> Get some kitchen paper towel, and dap it into the oil-water mixture</w:t>
        </w:r>
      </w:ins>
    </w:p>
    <w:p w:rsidR="00BD4362" w:rsidRPr="00BD4362" w:rsidRDefault="00BD4362" w:rsidP="00BD4362">
      <w:pPr>
        <w:spacing w:before="100" w:beforeAutospacing="1" w:after="100" w:afterAutospacing="1" w:line="240" w:lineRule="auto"/>
        <w:rPr>
          <w:ins w:id="3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5" name="Picture 5" descr="IMG_322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225_watermarked"/>
                    <pic:cNvPicPr>
                      <a:picLocks noChangeAspect="1" noChangeArrowheads="1"/>
                    </pic:cNvPicPr>
                  </pic:nvPicPr>
                  <pic:blipFill>
                    <a:blip r:embed="rId9"/>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33" w:author="Unknown"/>
          <w:rFonts w:ascii="Times New Roman" w:eastAsia="Times New Roman" w:hAnsi="Times New Roman" w:cs="Times New Roman"/>
          <w:sz w:val="24"/>
          <w:szCs w:val="24"/>
        </w:rPr>
      </w:pPr>
      <w:ins w:id="34" w:author="Unknown">
        <w:r w:rsidRPr="00BD4362">
          <w:rPr>
            <w:rFonts w:ascii="Times New Roman" w:eastAsia="Times New Roman" w:hAnsi="Times New Roman" w:cs="Times New Roman"/>
            <w:b/>
            <w:bCs/>
            <w:sz w:val="24"/>
            <w:szCs w:val="24"/>
          </w:rPr>
          <w:t>5.</w:t>
        </w:r>
        <w:r w:rsidRPr="00BD4362">
          <w:rPr>
            <w:rFonts w:ascii="Times New Roman" w:eastAsia="Times New Roman" w:hAnsi="Times New Roman" w:cs="Times New Roman"/>
            <w:sz w:val="24"/>
            <w:szCs w:val="24"/>
          </w:rPr>
          <w:t xml:space="preserve"> Rub it on a clean non stick frying pan. What this does is to coat the pan before you start, and to clean the pan between each wrapper. Another thing it does is to drop the temperature of the pan, so it is not too hot for the next wrapper</w:t>
        </w:r>
      </w:ins>
    </w:p>
    <w:p w:rsidR="00BD4362" w:rsidRPr="00BD4362" w:rsidRDefault="00BD4362" w:rsidP="00BD4362">
      <w:pPr>
        <w:spacing w:before="100" w:beforeAutospacing="1" w:after="100" w:afterAutospacing="1" w:line="240" w:lineRule="auto"/>
        <w:rPr>
          <w:ins w:id="3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6" name="Picture 6" descr="IMG_322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229_watermarked"/>
                    <pic:cNvPicPr>
                      <a:picLocks noChangeAspect="1" noChangeArrowheads="1"/>
                    </pic:cNvPicPr>
                  </pic:nvPicPr>
                  <pic:blipFill>
                    <a:blip r:embed="rId10"/>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36" w:author="Unknown"/>
          <w:rFonts w:ascii="Times New Roman" w:eastAsia="Times New Roman" w:hAnsi="Times New Roman" w:cs="Times New Roman"/>
          <w:sz w:val="24"/>
          <w:szCs w:val="24"/>
        </w:rPr>
      </w:pPr>
      <w:ins w:id="37" w:author="Unknown">
        <w:r w:rsidRPr="00BD4362">
          <w:rPr>
            <w:rFonts w:ascii="Times New Roman" w:eastAsia="Times New Roman" w:hAnsi="Times New Roman" w:cs="Times New Roman"/>
            <w:b/>
            <w:bCs/>
            <w:sz w:val="24"/>
            <w:szCs w:val="24"/>
          </w:rPr>
          <w:t>6.</w:t>
        </w:r>
        <w:r w:rsidRPr="00BD4362">
          <w:rPr>
            <w:rFonts w:ascii="Times New Roman" w:eastAsia="Times New Roman" w:hAnsi="Times New Roman" w:cs="Times New Roman"/>
            <w:sz w:val="24"/>
            <w:szCs w:val="24"/>
          </w:rPr>
          <w:t xml:space="preserve"> Take the brush and dip into the batter. Place the pan on very low heat. I used number 1 of my electric cooker. If the pan is too hot, the batter will start to set before you completely cover the pan, making the wrap uneven.</w:t>
        </w:r>
      </w:ins>
    </w:p>
    <w:p w:rsidR="00BD4362" w:rsidRPr="00BD4362" w:rsidRDefault="00BD4362" w:rsidP="00BD4362">
      <w:pPr>
        <w:spacing w:before="100" w:beforeAutospacing="1" w:after="100" w:afterAutospacing="1" w:line="240" w:lineRule="auto"/>
        <w:rPr>
          <w:ins w:id="38"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7" name="Picture 7" descr="IMG_3234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3234_watermarked"/>
                    <pic:cNvPicPr>
                      <a:picLocks noChangeAspect="1" noChangeArrowheads="1"/>
                    </pic:cNvPicPr>
                  </pic:nvPicPr>
                  <pic:blipFill>
                    <a:blip r:embed="rId11"/>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39" w:author="Unknown"/>
          <w:rFonts w:ascii="Times New Roman" w:eastAsia="Times New Roman" w:hAnsi="Times New Roman" w:cs="Times New Roman"/>
          <w:sz w:val="24"/>
          <w:szCs w:val="24"/>
        </w:rPr>
      </w:pPr>
      <w:ins w:id="40" w:author="Unknown">
        <w:r w:rsidRPr="00BD4362">
          <w:rPr>
            <w:rFonts w:ascii="Times New Roman" w:eastAsia="Times New Roman" w:hAnsi="Times New Roman" w:cs="Times New Roman"/>
            <w:b/>
            <w:bCs/>
            <w:sz w:val="24"/>
            <w:szCs w:val="24"/>
          </w:rPr>
          <w:t>7.</w:t>
        </w:r>
        <w:r w:rsidRPr="00BD4362">
          <w:rPr>
            <w:rFonts w:ascii="Times New Roman" w:eastAsia="Times New Roman" w:hAnsi="Times New Roman" w:cs="Times New Roman"/>
            <w:sz w:val="24"/>
            <w:szCs w:val="24"/>
          </w:rPr>
          <w:t xml:space="preserve"> Brush the batter unto the frying pan in short strokes. Remember not to apply too </w:t>
        </w:r>
        <w:proofErr w:type="gramStart"/>
        <w:r w:rsidRPr="00BD4362">
          <w:rPr>
            <w:rFonts w:ascii="Times New Roman" w:eastAsia="Times New Roman" w:hAnsi="Times New Roman" w:cs="Times New Roman"/>
            <w:sz w:val="24"/>
            <w:szCs w:val="24"/>
          </w:rPr>
          <w:t>much,</w:t>
        </w:r>
        <w:proofErr w:type="gramEnd"/>
        <w:r w:rsidRPr="00BD4362">
          <w:rPr>
            <w:rFonts w:ascii="Times New Roman" w:eastAsia="Times New Roman" w:hAnsi="Times New Roman" w:cs="Times New Roman"/>
            <w:sz w:val="24"/>
            <w:szCs w:val="24"/>
          </w:rPr>
          <w:t xml:space="preserve"> what you want is just a light coating of the frying pan</w:t>
        </w:r>
      </w:ins>
    </w:p>
    <w:p w:rsidR="00BD4362" w:rsidRPr="00BD4362" w:rsidRDefault="00BD4362" w:rsidP="00BD4362">
      <w:pPr>
        <w:spacing w:before="100" w:beforeAutospacing="1" w:after="100" w:afterAutospacing="1" w:line="240" w:lineRule="auto"/>
        <w:rPr>
          <w:ins w:id="41"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8" name="Picture 8" descr="IMG_3247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3247_watermarked"/>
                    <pic:cNvPicPr>
                      <a:picLocks noChangeAspect="1" noChangeArrowheads="1"/>
                    </pic:cNvPicPr>
                  </pic:nvPicPr>
                  <pic:blipFill>
                    <a:blip r:embed="rId12"/>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42" w:author="Unknown"/>
          <w:rFonts w:ascii="Times New Roman" w:eastAsia="Times New Roman" w:hAnsi="Times New Roman" w:cs="Times New Roman"/>
          <w:sz w:val="24"/>
          <w:szCs w:val="24"/>
        </w:rPr>
      </w:pPr>
      <w:proofErr w:type="gramStart"/>
      <w:ins w:id="43" w:author="Unknown">
        <w:r w:rsidRPr="00BD4362">
          <w:rPr>
            <w:rFonts w:ascii="Times New Roman" w:eastAsia="Times New Roman" w:hAnsi="Times New Roman" w:cs="Times New Roman"/>
            <w:sz w:val="24"/>
            <w:szCs w:val="24"/>
          </w:rPr>
          <w:t>dip</w:t>
        </w:r>
        <w:proofErr w:type="gramEnd"/>
        <w:r w:rsidRPr="00BD4362">
          <w:rPr>
            <w:rFonts w:ascii="Times New Roman" w:eastAsia="Times New Roman" w:hAnsi="Times New Roman" w:cs="Times New Roman"/>
            <w:sz w:val="24"/>
            <w:szCs w:val="24"/>
          </w:rPr>
          <w:t xml:space="preserve"> the brush back into the batter and repeat brushing on the frying pan in short strokes</w:t>
        </w:r>
      </w:ins>
    </w:p>
    <w:p w:rsidR="00BD4362" w:rsidRPr="00BD4362" w:rsidRDefault="00BD4362" w:rsidP="00BD4362">
      <w:pPr>
        <w:spacing w:before="100" w:beforeAutospacing="1" w:after="100" w:afterAutospacing="1" w:line="240" w:lineRule="auto"/>
        <w:rPr>
          <w:ins w:id="44"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9" name="Picture 9" descr="IMG_3241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3241_watermarked"/>
                    <pic:cNvPicPr>
                      <a:picLocks noChangeAspect="1" noChangeArrowheads="1"/>
                    </pic:cNvPicPr>
                  </pic:nvPicPr>
                  <pic:blipFill>
                    <a:blip r:embed="rId13"/>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45" w:author="Unknown"/>
          <w:rFonts w:ascii="Times New Roman" w:eastAsia="Times New Roman" w:hAnsi="Times New Roman" w:cs="Times New Roman"/>
          <w:sz w:val="24"/>
          <w:szCs w:val="24"/>
        </w:rPr>
      </w:pPr>
      <w:proofErr w:type="gramStart"/>
      <w:ins w:id="46" w:author="Unknown">
        <w:r w:rsidRPr="00BD4362">
          <w:rPr>
            <w:rFonts w:ascii="Times New Roman" w:eastAsia="Times New Roman" w:hAnsi="Times New Roman" w:cs="Times New Roman"/>
            <w:sz w:val="24"/>
            <w:szCs w:val="24"/>
          </w:rPr>
          <w:t>until</w:t>
        </w:r>
        <w:proofErr w:type="gramEnd"/>
        <w:r w:rsidRPr="00BD4362">
          <w:rPr>
            <w:rFonts w:ascii="Times New Roman" w:eastAsia="Times New Roman" w:hAnsi="Times New Roman" w:cs="Times New Roman"/>
            <w:sz w:val="24"/>
            <w:szCs w:val="24"/>
          </w:rPr>
          <w:t xml:space="preserve"> you cover the pan completely with no gaps. I am showing you this picture below, because this was my first one. It wasn’t perfect as you can see the gaps peeking out here and there in the middle. When the pan was completely covered, </w:t>
        </w:r>
        <w:proofErr w:type="spellStart"/>
        <w:r w:rsidRPr="00BD4362">
          <w:rPr>
            <w:rFonts w:ascii="Times New Roman" w:eastAsia="Times New Roman" w:hAnsi="Times New Roman" w:cs="Times New Roman"/>
            <w:sz w:val="24"/>
            <w:szCs w:val="24"/>
          </w:rPr>
          <w:t>i</w:t>
        </w:r>
        <w:proofErr w:type="spellEnd"/>
        <w:r w:rsidRPr="00BD4362">
          <w:rPr>
            <w:rFonts w:ascii="Times New Roman" w:eastAsia="Times New Roman" w:hAnsi="Times New Roman" w:cs="Times New Roman"/>
            <w:sz w:val="24"/>
            <w:szCs w:val="24"/>
          </w:rPr>
          <w:t xml:space="preserve"> turned the heat up to 2. </w:t>
        </w:r>
        <w:proofErr w:type="gramStart"/>
        <w:r w:rsidRPr="00BD4362">
          <w:rPr>
            <w:rFonts w:ascii="Times New Roman" w:eastAsia="Times New Roman" w:hAnsi="Times New Roman" w:cs="Times New Roman"/>
            <w:sz w:val="24"/>
            <w:szCs w:val="24"/>
          </w:rPr>
          <w:t>Still very low heat.</w:t>
        </w:r>
        <w:proofErr w:type="gramEnd"/>
      </w:ins>
    </w:p>
    <w:p w:rsidR="00BD4362" w:rsidRPr="00BD4362" w:rsidRDefault="00BD4362" w:rsidP="00BD4362">
      <w:pPr>
        <w:spacing w:before="100" w:beforeAutospacing="1" w:after="100" w:afterAutospacing="1" w:line="240" w:lineRule="auto"/>
        <w:rPr>
          <w:ins w:id="4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0" name="Picture 10" descr="IMG_3233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3233_watermarked"/>
                    <pic:cNvPicPr>
                      <a:picLocks noChangeAspect="1" noChangeArrowheads="1"/>
                    </pic:cNvPicPr>
                  </pic:nvPicPr>
                  <pic:blipFill>
                    <a:blip r:embed="rId14"/>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48" w:author="Unknown"/>
          <w:rFonts w:ascii="Times New Roman" w:eastAsia="Times New Roman" w:hAnsi="Times New Roman" w:cs="Times New Roman"/>
          <w:sz w:val="24"/>
          <w:szCs w:val="24"/>
        </w:rPr>
      </w:pPr>
      <w:proofErr w:type="gramStart"/>
      <w:ins w:id="49" w:author="Unknown">
        <w:r w:rsidRPr="00BD4362">
          <w:rPr>
            <w:rFonts w:ascii="Times New Roman" w:eastAsia="Times New Roman" w:hAnsi="Times New Roman" w:cs="Times New Roman"/>
            <w:sz w:val="24"/>
            <w:szCs w:val="24"/>
          </w:rPr>
          <w:t>as</w:t>
        </w:r>
        <w:proofErr w:type="gramEnd"/>
        <w:r w:rsidRPr="00BD4362">
          <w:rPr>
            <w:rFonts w:ascii="Times New Roman" w:eastAsia="Times New Roman" w:hAnsi="Times New Roman" w:cs="Times New Roman"/>
            <w:sz w:val="24"/>
            <w:szCs w:val="24"/>
          </w:rPr>
          <w:t xml:space="preserve"> the batter starts to cook, it will get dry and begin to come off the edges of the pan</w:t>
        </w:r>
      </w:ins>
    </w:p>
    <w:p w:rsidR="00BD4362" w:rsidRPr="00BD4362" w:rsidRDefault="00BD4362" w:rsidP="00BD4362">
      <w:pPr>
        <w:spacing w:before="100" w:beforeAutospacing="1" w:after="100" w:afterAutospacing="1" w:line="240" w:lineRule="auto"/>
        <w:rPr>
          <w:ins w:id="5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1" name="Picture 11" descr="IMG_323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3235_watermarked"/>
                    <pic:cNvPicPr>
                      <a:picLocks noChangeAspect="1" noChangeArrowheads="1"/>
                    </pic:cNvPicPr>
                  </pic:nvPicPr>
                  <pic:blipFill>
                    <a:blip r:embed="rId15"/>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51" w:author="Unknown"/>
          <w:rFonts w:ascii="Times New Roman" w:eastAsia="Times New Roman" w:hAnsi="Times New Roman" w:cs="Times New Roman"/>
          <w:sz w:val="24"/>
          <w:szCs w:val="24"/>
        </w:rPr>
      </w:pPr>
      <w:ins w:id="52" w:author="Unknown">
        <w:r w:rsidRPr="00BD4362">
          <w:rPr>
            <w:rFonts w:ascii="Times New Roman" w:eastAsia="Times New Roman" w:hAnsi="Times New Roman" w:cs="Times New Roman"/>
            <w:sz w:val="24"/>
            <w:szCs w:val="24"/>
          </w:rPr>
          <w:t>See?</w:t>
        </w:r>
      </w:ins>
    </w:p>
    <w:p w:rsidR="00BD4362" w:rsidRPr="00BD4362" w:rsidRDefault="00BD4362" w:rsidP="00BD4362">
      <w:pPr>
        <w:spacing w:before="100" w:beforeAutospacing="1" w:after="100" w:afterAutospacing="1" w:line="240" w:lineRule="auto"/>
        <w:rPr>
          <w:ins w:id="5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2" name="Picture 12" descr="IMG_3236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3236_watermarked"/>
                    <pic:cNvPicPr>
                      <a:picLocks noChangeAspect="1" noChangeArrowheads="1"/>
                    </pic:cNvPicPr>
                  </pic:nvPicPr>
                  <pic:blipFill>
                    <a:blip r:embed="rId16"/>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54" w:author="Unknown"/>
          <w:rFonts w:ascii="Times New Roman" w:eastAsia="Times New Roman" w:hAnsi="Times New Roman" w:cs="Times New Roman"/>
          <w:sz w:val="24"/>
          <w:szCs w:val="24"/>
        </w:rPr>
      </w:pPr>
      <w:ins w:id="55" w:author="Unknown">
        <w:r w:rsidRPr="00BD4362">
          <w:rPr>
            <w:rFonts w:ascii="Times New Roman" w:eastAsia="Times New Roman" w:hAnsi="Times New Roman" w:cs="Times New Roman"/>
            <w:b/>
            <w:bCs/>
            <w:sz w:val="24"/>
            <w:szCs w:val="24"/>
          </w:rPr>
          <w:t>8.</w:t>
        </w:r>
        <w:r w:rsidRPr="00BD4362">
          <w:rPr>
            <w:rFonts w:ascii="Times New Roman" w:eastAsia="Times New Roman" w:hAnsi="Times New Roman" w:cs="Times New Roman"/>
            <w:sz w:val="24"/>
            <w:szCs w:val="24"/>
          </w:rPr>
          <w:t xml:space="preserve"> When it has cooked through, you should be able to easily lift the edge of the pan. It should come off cleanly, that is who you know it is ready. If it doesn’t come off that easily, just give it a little more time, don’t force it, it will come off the pan easily. Gently, and I mean gently, lift it off the pan. I found that it was easier to use two hands, hence no picture of me taking it off completely from the frying pan.</w:t>
        </w:r>
      </w:ins>
    </w:p>
    <w:p w:rsidR="00BD4362" w:rsidRPr="00BD4362" w:rsidRDefault="00BD4362" w:rsidP="00BD4362">
      <w:pPr>
        <w:spacing w:before="100" w:beforeAutospacing="1" w:after="100" w:afterAutospacing="1" w:line="240" w:lineRule="auto"/>
        <w:rPr>
          <w:ins w:id="5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3" name="Picture 13" descr="IMG_3253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3253_watermarked"/>
                    <pic:cNvPicPr>
                      <a:picLocks noChangeAspect="1" noChangeArrowheads="1"/>
                    </pic:cNvPicPr>
                  </pic:nvPicPr>
                  <pic:blipFill>
                    <a:blip r:embed="rId17"/>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57" w:author="Unknown"/>
          <w:rFonts w:ascii="Times New Roman" w:eastAsia="Times New Roman" w:hAnsi="Times New Roman" w:cs="Times New Roman"/>
          <w:sz w:val="24"/>
          <w:szCs w:val="24"/>
        </w:rPr>
      </w:pPr>
      <w:ins w:id="58" w:author="Unknown">
        <w:r w:rsidRPr="00BD4362">
          <w:rPr>
            <w:rFonts w:ascii="Times New Roman" w:eastAsia="Times New Roman" w:hAnsi="Times New Roman" w:cs="Times New Roman"/>
            <w:b/>
            <w:bCs/>
            <w:sz w:val="24"/>
            <w:szCs w:val="24"/>
          </w:rPr>
          <w:t>9.</w:t>
        </w:r>
        <w:r w:rsidRPr="00BD4362">
          <w:rPr>
            <w:rFonts w:ascii="Times New Roman" w:eastAsia="Times New Roman" w:hAnsi="Times New Roman" w:cs="Times New Roman"/>
            <w:sz w:val="24"/>
            <w:szCs w:val="24"/>
          </w:rPr>
          <w:t xml:space="preserve"> Lift it off completely from the pan and place on a damp kitchen cloth. It is important that the napkin is </w:t>
        </w:r>
        <w:proofErr w:type="gramStart"/>
        <w:r w:rsidRPr="00BD4362">
          <w:rPr>
            <w:rFonts w:ascii="Times New Roman" w:eastAsia="Times New Roman" w:hAnsi="Times New Roman" w:cs="Times New Roman"/>
            <w:sz w:val="24"/>
            <w:szCs w:val="24"/>
          </w:rPr>
          <w:t>damp,</w:t>
        </w:r>
        <w:proofErr w:type="gramEnd"/>
        <w:r w:rsidRPr="00BD4362">
          <w:rPr>
            <w:rFonts w:ascii="Times New Roman" w:eastAsia="Times New Roman" w:hAnsi="Times New Roman" w:cs="Times New Roman"/>
            <w:sz w:val="24"/>
            <w:szCs w:val="24"/>
          </w:rPr>
          <w:t xml:space="preserve"> otherwise the wrapper will dry out</w:t>
        </w:r>
      </w:ins>
    </w:p>
    <w:p w:rsidR="00BD4362" w:rsidRPr="00BD4362" w:rsidRDefault="00BD4362" w:rsidP="00BD4362">
      <w:pPr>
        <w:spacing w:before="100" w:beforeAutospacing="1" w:after="100" w:afterAutospacing="1" w:line="240" w:lineRule="auto"/>
        <w:rPr>
          <w:ins w:id="59"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4" name="Picture 14" descr="IMG_3246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3246_watermarked"/>
                    <pic:cNvPicPr>
                      <a:picLocks noChangeAspect="1" noChangeArrowheads="1"/>
                    </pic:cNvPicPr>
                  </pic:nvPicPr>
                  <pic:blipFill>
                    <a:blip r:embed="rId18"/>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60" w:author="Unknown"/>
          <w:rFonts w:ascii="Times New Roman" w:eastAsia="Times New Roman" w:hAnsi="Times New Roman" w:cs="Times New Roman"/>
          <w:sz w:val="24"/>
          <w:szCs w:val="24"/>
        </w:rPr>
      </w:pPr>
      <w:proofErr w:type="gramStart"/>
      <w:ins w:id="61" w:author="Unknown">
        <w:r w:rsidRPr="00BD4362">
          <w:rPr>
            <w:rFonts w:ascii="Times New Roman" w:eastAsia="Times New Roman" w:hAnsi="Times New Roman" w:cs="Times New Roman"/>
            <w:sz w:val="24"/>
            <w:szCs w:val="24"/>
          </w:rPr>
          <w:t>then</w:t>
        </w:r>
        <w:proofErr w:type="gramEnd"/>
        <w:r w:rsidRPr="00BD4362">
          <w:rPr>
            <w:rFonts w:ascii="Times New Roman" w:eastAsia="Times New Roman" w:hAnsi="Times New Roman" w:cs="Times New Roman"/>
            <w:sz w:val="24"/>
            <w:szCs w:val="24"/>
          </w:rPr>
          <w:t xml:space="preserve"> cover with the damp kitchen cloth, protecting its integrity.</w:t>
        </w:r>
      </w:ins>
    </w:p>
    <w:p w:rsidR="00BD4362" w:rsidRPr="00BD4362" w:rsidRDefault="00BD4362" w:rsidP="00BD4362">
      <w:pPr>
        <w:spacing w:before="100" w:beforeAutospacing="1" w:after="100" w:afterAutospacing="1" w:line="240" w:lineRule="auto"/>
        <w:rPr>
          <w:ins w:id="6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5" name="Picture 15" descr="IMG_325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3259_watermarked"/>
                    <pic:cNvPicPr>
                      <a:picLocks noChangeAspect="1" noChangeArrowheads="1"/>
                    </pic:cNvPicPr>
                  </pic:nvPicPr>
                  <pic:blipFill>
                    <a:blip r:embed="rId19"/>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63" w:author="Unknown"/>
          <w:rFonts w:ascii="Times New Roman" w:eastAsia="Times New Roman" w:hAnsi="Times New Roman" w:cs="Times New Roman"/>
          <w:sz w:val="24"/>
          <w:szCs w:val="24"/>
        </w:rPr>
      </w:pPr>
      <w:ins w:id="64" w:author="Unknown">
        <w:r w:rsidRPr="00BD4362">
          <w:rPr>
            <w:rFonts w:ascii="Times New Roman" w:eastAsia="Times New Roman" w:hAnsi="Times New Roman" w:cs="Times New Roman"/>
            <w:b/>
            <w:bCs/>
            <w:sz w:val="24"/>
            <w:szCs w:val="24"/>
          </w:rPr>
          <w:t>10.</w:t>
        </w:r>
        <w:r w:rsidRPr="00BD4362">
          <w:rPr>
            <w:rFonts w:ascii="Times New Roman" w:eastAsia="Times New Roman" w:hAnsi="Times New Roman" w:cs="Times New Roman"/>
            <w:sz w:val="24"/>
            <w:szCs w:val="24"/>
          </w:rPr>
          <w:t xml:space="preserve"> Once you take it off, turn the heat back down to 1, or the lowest on your cooker, this is to prevent the pan from </w:t>
        </w:r>
        <w:proofErr w:type="spellStart"/>
        <w:r w:rsidRPr="00BD4362">
          <w:rPr>
            <w:rFonts w:ascii="Times New Roman" w:eastAsia="Times New Roman" w:hAnsi="Times New Roman" w:cs="Times New Roman"/>
            <w:sz w:val="24"/>
            <w:szCs w:val="24"/>
          </w:rPr>
          <w:t>over heating</w:t>
        </w:r>
        <w:proofErr w:type="spellEnd"/>
        <w:r w:rsidRPr="00BD4362">
          <w:rPr>
            <w:rFonts w:ascii="Times New Roman" w:eastAsia="Times New Roman" w:hAnsi="Times New Roman" w:cs="Times New Roman"/>
            <w:sz w:val="24"/>
            <w:szCs w:val="24"/>
          </w:rPr>
          <w:t>. Dip the tissue into the oil-water mix again and rub the pan. Repeat the process again. My second was quite wonky, but I got the third one perfectly.</w:t>
        </w:r>
      </w:ins>
    </w:p>
    <w:p w:rsidR="00BD4362" w:rsidRPr="00BD4362" w:rsidRDefault="00BD4362" w:rsidP="00BD4362">
      <w:pPr>
        <w:spacing w:before="100" w:beforeAutospacing="1" w:after="100" w:afterAutospacing="1" w:line="240" w:lineRule="auto"/>
        <w:rPr>
          <w:ins w:id="6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6" name="Picture 16" descr="IMG_3238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3238_watermarked"/>
                    <pic:cNvPicPr>
                      <a:picLocks noChangeAspect="1" noChangeArrowheads="1"/>
                    </pic:cNvPicPr>
                  </pic:nvPicPr>
                  <pic:blipFill>
                    <a:blip r:embed="rId20"/>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66" w:author="Unknown"/>
          <w:rFonts w:ascii="Times New Roman" w:eastAsia="Times New Roman" w:hAnsi="Times New Roman" w:cs="Times New Roman"/>
          <w:sz w:val="24"/>
          <w:szCs w:val="24"/>
        </w:rPr>
      </w:pPr>
      <w:proofErr w:type="gramStart"/>
      <w:ins w:id="67" w:author="Unknown">
        <w:r w:rsidRPr="00BD4362">
          <w:rPr>
            <w:rFonts w:ascii="Times New Roman" w:eastAsia="Times New Roman" w:hAnsi="Times New Roman" w:cs="Times New Roman"/>
            <w:sz w:val="24"/>
            <w:szCs w:val="24"/>
          </w:rPr>
          <w:t>see</w:t>
        </w:r>
        <w:proofErr w:type="gramEnd"/>
        <w:r w:rsidRPr="00BD4362">
          <w:rPr>
            <w:rFonts w:ascii="Times New Roman" w:eastAsia="Times New Roman" w:hAnsi="Times New Roman" w:cs="Times New Roman"/>
            <w:sz w:val="24"/>
            <w:szCs w:val="24"/>
          </w:rPr>
          <w:t>, much better</w:t>
        </w:r>
      </w:ins>
    </w:p>
    <w:p w:rsidR="00BD4362" w:rsidRPr="00BD4362" w:rsidRDefault="00BD4362" w:rsidP="00BD4362">
      <w:pPr>
        <w:spacing w:before="100" w:beforeAutospacing="1" w:after="100" w:afterAutospacing="1" w:line="240" w:lineRule="auto"/>
        <w:rPr>
          <w:ins w:id="68"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7" name="Picture 17" descr="IMG_324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3249_watermarked"/>
                    <pic:cNvPicPr>
                      <a:picLocks noChangeAspect="1" noChangeArrowheads="1"/>
                    </pic:cNvPicPr>
                  </pic:nvPicPr>
                  <pic:blipFill>
                    <a:blip r:embed="rId21"/>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69" w:author="Unknown"/>
          <w:rFonts w:ascii="Times New Roman" w:eastAsia="Times New Roman" w:hAnsi="Times New Roman" w:cs="Times New Roman"/>
          <w:sz w:val="24"/>
          <w:szCs w:val="24"/>
        </w:rPr>
      </w:pPr>
      <w:proofErr w:type="gramStart"/>
      <w:ins w:id="70" w:author="Unknown">
        <w:r w:rsidRPr="00BD4362">
          <w:rPr>
            <w:rFonts w:ascii="Times New Roman" w:eastAsia="Times New Roman" w:hAnsi="Times New Roman" w:cs="Times New Roman"/>
            <w:sz w:val="24"/>
            <w:szCs w:val="24"/>
          </w:rPr>
          <w:t>almost</w:t>
        </w:r>
        <w:proofErr w:type="gramEnd"/>
        <w:r w:rsidRPr="00BD4362">
          <w:rPr>
            <w:rFonts w:ascii="Times New Roman" w:eastAsia="Times New Roman" w:hAnsi="Times New Roman" w:cs="Times New Roman"/>
            <w:sz w:val="24"/>
            <w:szCs w:val="24"/>
          </w:rPr>
          <w:t xml:space="preserve"> cooked</w:t>
        </w:r>
      </w:ins>
    </w:p>
    <w:p w:rsidR="00BD4362" w:rsidRPr="00BD4362" w:rsidRDefault="00BD4362" w:rsidP="00BD4362">
      <w:pPr>
        <w:spacing w:before="100" w:beforeAutospacing="1" w:after="100" w:afterAutospacing="1" w:line="240" w:lineRule="auto"/>
        <w:rPr>
          <w:ins w:id="71"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8" name="Picture 18" descr="IMG_3252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3252_watermarked"/>
                    <pic:cNvPicPr>
                      <a:picLocks noChangeAspect="1" noChangeArrowheads="1"/>
                    </pic:cNvPicPr>
                  </pic:nvPicPr>
                  <pic:blipFill>
                    <a:blip r:embed="rId22"/>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72" w:author="Unknown"/>
          <w:rFonts w:ascii="Times New Roman" w:eastAsia="Times New Roman" w:hAnsi="Times New Roman" w:cs="Times New Roman"/>
          <w:sz w:val="24"/>
          <w:szCs w:val="24"/>
        </w:rPr>
      </w:pPr>
      <w:proofErr w:type="gramStart"/>
      <w:ins w:id="73" w:author="Unknown">
        <w:r w:rsidRPr="00BD4362">
          <w:rPr>
            <w:rFonts w:ascii="Times New Roman" w:eastAsia="Times New Roman" w:hAnsi="Times New Roman" w:cs="Times New Roman"/>
            <w:sz w:val="24"/>
            <w:szCs w:val="24"/>
          </w:rPr>
          <w:t>it</w:t>
        </w:r>
        <w:proofErr w:type="gramEnd"/>
        <w:r w:rsidRPr="00BD4362">
          <w:rPr>
            <w:rFonts w:ascii="Times New Roman" w:eastAsia="Times New Roman" w:hAnsi="Times New Roman" w:cs="Times New Roman"/>
            <w:sz w:val="24"/>
            <w:szCs w:val="24"/>
          </w:rPr>
          <w:t xml:space="preserve"> came off the pan cleanly. No gaps in the middle, just a bit around the edges, and see how thin and transparent it is. You can see the tips of my fingers.</w:t>
        </w:r>
      </w:ins>
    </w:p>
    <w:p w:rsidR="00BD4362" w:rsidRPr="00BD4362" w:rsidRDefault="00BD4362" w:rsidP="00BD4362">
      <w:pPr>
        <w:spacing w:before="100" w:beforeAutospacing="1" w:after="100" w:afterAutospacing="1" w:line="240" w:lineRule="auto"/>
        <w:rPr>
          <w:ins w:id="74"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19" name="Picture 19" descr="IMG_324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3245_watermarked"/>
                    <pic:cNvPicPr>
                      <a:picLocks noChangeAspect="1" noChangeArrowheads="1"/>
                    </pic:cNvPicPr>
                  </pic:nvPicPr>
                  <pic:blipFill>
                    <a:blip r:embed="rId23"/>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75" w:author="Unknown"/>
          <w:rFonts w:ascii="Times New Roman" w:eastAsia="Times New Roman" w:hAnsi="Times New Roman" w:cs="Times New Roman"/>
          <w:sz w:val="24"/>
          <w:szCs w:val="24"/>
        </w:rPr>
      </w:pPr>
      <w:ins w:id="76" w:author="Unknown">
        <w:r w:rsidRPr="00BD4362">
          <w:rPr>
            <w:rFonts w:ascii="Times New Roman" w:eastAsia="Times New Roman" w:hAnsi="Times New Roman" w:cs="Times New Roman"/>
            <w:sz w:val="24"/>
            <w:szCs w:val="24"/>
          </w:rPr>
          <w:t>Place on top of a damp kitchen towel and cover. Repeat the process again until you exhaust the batter.</w:t>
        </w:r>
      </w:ins>
    </w:p>
    <w:p w:rsidR="00BD4362" w:rsidRPr="00BD4362" w:rsidRDefault="00BD4362" w:rsidP="00BD4362">
      <w:pPr>
        <w:spacing w:before="100" w:beforeAutospacing="1" w:after="100" w:afterAutospacing="1" w:line="240" w:lineRule="auto"/>
        <w:rPr>
          <w:ins w:id="7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0" name="Picture 20" descr="IMG_3254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3254_watermarked"/>
                    <pic:cNvPicPr>
                      <a:picLocks noChangeAspect="1" noChangeArrowheads="1"/>
                    </pic:cNvPicPr>
                  </pic:nvPicPr>
                  <pic:blipFill>
                    <a:blip r:embed="rId24"/>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78" w:author="Unknown"/>
          <w:rFonts w:ascii="Times New Roman" w:eastAsia="Times New Roman" w:hAnsi="Times New Roman" w:cs="Times New Roman"/>
          <w:sz w:val="24"/>
          <w:szCs w:val="24"/>
        </w:rPr>
      </w:pPr>
      <w:ins w:id="79" w:author="Unknown">
        <w:r w:rsidRPr="00BD4362">
          <w:rPr>
            <w:rFonts w:ascii="Times New Roman" w:eastAsia="Times New Roman" w:hAnsi="Times New Roman" w:cs="Times New Roman"/>
            <w:b/>
            <w:bCs/>
            <w:sz w:val="24"/>
            <w:szCs w:val="24"/>
            <w:u w:val="single"/>
          </w:rPr>
          <w:t>Pitfalls to watch out for</w:t>
        </w:r>
      </w:ins>
    </w:p>
    <w:p w:rsidR="00BD4362" w:rsidRPr="00BD4362" w:rsidRDefault="00BD4362" w:rsidP="00BD4362">
      <w:pPr>
        <w:spacing w:before="100" w:beforeAutospacing="1" w:after="100" w:afterAutospacing="1" w:line="240" w:lineRule="auto"/>
        <w:rPr>
          <w:ins w:id="80" w:author="Unknown"/>
          <w:rFonts w:ascii="Times New Roman" w:eastAsia="Times New Roman" w:hAnsi="Times New Roman" w:cs="Times New Roman"/>
          <w:sz w:val="24"/>
          <w:szCs w:val="24"/>
        </w:rPr>
      </w:pPr>
      <w:ins w:id="81" w:author="Unknown">
        <w:r w:rsidRPr="00BD4362">
          <w:rPr>
            <w:rFonts w:ascii="Times New Roman" w:eastAsia="Times New Roman" w:hAnsi="Times New Roman" w:cs="Times New Roman"/>
            <w:b/>
            <w:bCs/>
            <w:sz w:val="24"/>
            <w:szCs w:val="24"/>
          </w:rPr>
          <w:t>1.</w:t>
        </w:r>
        <w:r w:rsidRPr="00BD4362">
          <w:rPr>
            <w:rFonts w:ascii="Times New Roman" w:eastAsia="Times New Roman" w:hAnsi="Times New Roman" w:cs="Times New Roman"/>
            <w:sz w:val="24"/>
            <w:szCs w:val="24"/>
          </w:rPr>
          <w:t xml:space="preserve"> Not letting it to cook completely even though it came of easily on most areas. What will happen is you will leave some batter stuck to the pan. Not to worry, by the time you dip the wet tissue onto the pan, the burnt bits would </w:t>
        </w:r>
        <w:proofErr w:type="gramStart"/>
        <w:r w:rsidRPr="00BD4362">
          <w:rPr>
            <w:rFonts w:ascii="Times New Roman" w:eastAsia="Times New Roman" w:hAnsi="Times New Roman" w:cs="Times New Roman"/>
            <w:sz w:val="24"/>
            <w:szCs w:val="24"/>
          </w:rPr>
          <w:t>come  off</w:t>
        </w:r>
        <w:proofErr w:type="gramEnd"/>
        <w:r w:rsidRPr="00BD4362">
          <w:rPr>
            <w:rFonts w:ascii="Times New Roman" w:eastAsia="Times New Roman" w:hAnsi="Times New Roman" w:cs="Times New Roman"/>
            <w:sz w:val="24"/>
            <w:szCs w:val="24"/>
          </w:rPr>
          <w:t xml:space="preserve"> easily.</w:t>
        </w:r>
      </w:ins>
    </w:p>
    <w:p w:rsidR="00BD4362" w:rsidRPr="00BD4362" w:rsidRDefault="00BD4362" w:rsidP="00BD4362">
      <w:pPr>
        <w:spacing w:before="100" w:beforeAutospacing="1" w:after="100" w:afterAutospacing="1" w:line="240" w:lineRule="auto"/>
        <w:rPr>
          <w:ins w:id="8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1" name="Picture 21" descr="IMG_325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3255_watermarked"/>
                    <pic:cNvPicPr>
                      <a:picLocks noChangeAspect="1" noChangeArrowheads="1"/>
                    </pic:cNvPicPr>
                  </pic:nvPicPr>
                  <pic:blipFill>
                    <a:blip r:embed="rId25"/>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83" w:author="Unknown"/>
          <w:rFonts w:ascii="Times New Roman" w:eastAsia="Times New Roman" w:hAnsi="Times New Roman" w:cs="Times New Roman"/>
          <w:sz w:val="24"/>
          <w:szCs w:val="24"/>
        </w:rPr>
      </w:pPr>
      <w:ins w:id="84" w:author="Unknown">
        <w:r w:rsidRPr="00BD4362">
          <w:rPr>
            <w:rFonts w:ascii="Times New Roman" w:eastAsia="Times New Roman" w:hAnsi="Times New Roman" w:cs="Times New Roman"/>
            <w:b/>
            <w:bCs/>
            <w:sz w:val="24"/>
            <w:szCs w:val="24"/>
          </w:rPr>
          <w:t>2. I</w:t>
        </w:r>
        <w:r w:rsidRPr="00BD4362">
          <w:rPr>
            <w:rFonts w:ascii="Times New Roman" w:eastAsia="Times New Roman" w:hAnsi="Times New Roman" w:cs="Times New Roman"/>
            <w:sz w:val="24"/>
            <w:szCs w:val="24"/>
          </w:rPr>
          <w:t>n trying to brush lightly over the pan, you may end up with gaps, which will tear when you try to wrap a spring roll. As soon as you notice gaps, take the brush over it, even though the batter has started to cook and turn crisp. It is never too late to fill the gaps. It will all cook through in the end.</w:t>
        </w:r>
      </w:ins>
    </w:p>
    <w:p w:rsidR="00BD4362" w:rsidRPr="00BD4362" w:rsidRDefault="00BD4362" w:rsidP="00BD4362">
      <w:pPr>
        <w:spacing w:before="100" w:beforeAutospacing="1" w:after="100" w:afterAutospacing="1" w:line="240" w:lineRule="auto"/>
        <w:rPr>
          <w:ins w:id="8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2" name="Picture 22" descr="IMG_3262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3262_watermarked"/>
                    <pic:cNvPicPr>
                      <a:picLocks noChangeAspect="1" noChangeArrowheads="1"/>
                    </pic:cNvPicPr>
                  </pic:nvPicPr>
                  <pic:blipFill>
                    <a:blip r:embed="rId26"/>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86" w:author="Unknown"/>
          <w:rFonts w:ascii="Times New Roman" w:eastAsia="Times New Roman" w:hAnsi="Times New Roman" w:cs="Times New Roman"/>
          <w:sz w:val="24"/>
          <w:szCs w:val="24"/>
        </w:rPr>
      </w:pPr>
      <w:ins w:id="87" w:author="Unknown">
        <w:r w:rsidRPr="00BD4362">
          <w:rPr>
            <w:rFonts w:ascii="Times New Roman" w:eastAsia="Times New Roman" w:hAnsi="Times New Roman" w:cs="Times New Roman"/>
            <w:b/>
            <w:bCs/>
            <w:sz w:val="24"/>
            <w:szCs w:val="24"/>
            <w:u w:val="single"/>
          </w:rPr>
          <w:t>For those with no pastry brush, use a non stick spoon</w:t>
        </w:r>
      </w:ins>
    </w:p>
    <w:p w:rsidR="00BD4362" w:rsidRPr="00BD4362" w:rsidRDefault="00BD4362" w:rsidP="00BD4362">
      <w:pPr>
        <w:spacing w:before="100" w:beforeAutospacing="1" w:after="100" w:afterAutospacing="1" w:line="240" w:lineRule="auto"/>
        <w:rPr>
          <w:ins w:id="88" w:author="Unknown"/>
          <w:rFonts w:ascii="Times New Roman" w:eastAsia="Times New Roman" w:hAnsi="Times New Roman" w:cs="Times New Roman"/>
          <w:sz w:val="24"/>
          <w:szCs w:val="24"/>
        </w:rPr>
      </w:pPr>
      <w:ins w:id="89" w:author="Unknown">
        <w:r w:rsidRPr="00BD4362">
          <w:rPr>
            <w:rFonts w:ascii="Times New Roman" w:eastAsia="Times New Roman" w:hAnsi="Times New Roman" w:cs="Times New Roman"/>
            <w:b/>
            <w:bCs/>
            <w:sz w:val="24"/>
            <w:szCs w:val="24"/>
          </w:rPr>
          <w:t>1.</w:t>
        </w:r>
        <w:r w:rsidRPr="00BD4362">
          <w:rPr>
            <w:rFonts w:ascii="Times New Roman" w:eastAsia="Times New Roman" w:hAnsi="Times New Roman" w:cs="Times New Roman"/>
            <w:sz w:val="24"/>
            <w:szCs w:val="24"/>
          </w:rPr>
          <w:t> Give the pan the wet tissue treatment, and then scoop the batter into the spoon</w:t>
        </w:r>
      </w:ins>
    </w:p>
    <w:p w:rsidR="00BD4362" w:rsidRPr="00BD4362" w:rsidRDefault="00BD4362" w:rsidP="00BD4362">
      <w:pPr>
        <w:spacing w:before="100" w:beforeAutospacing="1" w:after="100" w:afterAutospacing="1" w:line="240" w:lineRule="auto"/>
        <w:rPr>
          <w:ins w:id="9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3" name="Picture 23" descr="IMG_3263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3263_watermarked"/>
                    <pic:cNvPicPr>
                      <a:picLocks noChangeAspect="1" noChangeArrowheads="1"/>
                    </pic:cNvPicPr>
                  </pic:nvPicPr>
                  <pic:blipFill>
                    <a:blip r:embed="rId27"/>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91" w:author="Unknown"/>
          <w:rFonts w:ascii="Times New Roman" w:eastAsia="Times New Roman" w:hAnsi="Times New Roman" w:cs="Times New Roman"/>
          <w:sz w:val="24"/>
          <w:szCs w:val="24"/>
        </w:rPr>
      </w:pPr>
      <w:ins w:id="92" w:author="Unknown">
        <w:r w:rsidRPr="00BD4362">
          <w:rPr>
            <w:rFonts w:ascii="Times New Roman" w:eastAsia="Times New Roman" w:hAnsi="Times New Roman" w:cs="Times New Roman"/>
            <w:b/>
            <w:bCs/>
            <w:sz w:val="24"/>
            <w:szCs w:val="24"/>
          </w:rPr>
          <w:t>2.</w:t>
        </w:r>
        <w:r w:rsidRPr="00BD4362">
          <w:rPr>
            <w:rFonts w:ascii="Times New Roman" w:eastAsia="Times New Roman" w:hAnsi="Times New Roman" w:cs="Times New Roman"/>
            <w:sz w:val="24"/>
            <w:szCs w:val="24"/>
          </w:rPr>
          <w:t xml:space="preserve"> Lower the spoon unto the frying pan and gently and spill some batter unto the frying pan while using the base of the spoon to spread it around the pan</w:t>
        </w:r>
      </w:ins>
    </w:p>
    <w:p w:rsidR="00BD4362" w:rsidRPr="00BD4362" w:rsidRDefault="00BD4362" w:rsidP="00BD4362">
      <w:pPr>
        <w:spacing w:before="100" w:beforeAutospacing="1" w:after="100" w:afterAutospacing="1" w:line="240" w:lineRule="auto"/>
        <w:rPr>
          <w:ins w:id="9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4" name="Picture 24" descr="IMG_3264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3264_watermarked"/>
                    <pic:cNvPicPr>
                      <a:picLocks noChangeAspect="1" noChangeArrowheads="1"/>
                    </pic:cNvPicPr>
                  </pic:nvPicPr>
                  <pic:blipFill>
                    <a:blip r:embed="rId28"/>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94" w:author="Unknown"/>
          <w:rFonts w:ascii="Times New Roman" w:eastAsia="Times New Roman" w:hAnsi="Times New Roman" w:cs="Times New Roman"/>
          <w:sz w:val="24"/>
          <w:szCs w:val="24"/>
        </w:rPr>
      </w:pPr>
      <w:ins w:id="95" w:author="Unknown">
        <w:r w:rsidRPr="00BD4362">
          <w:rPr>
            <w:rFonts w:ascii="Times New Roman" w:eastAsia="Times New Roman" w:hAnsi="Times New Roman" w:cs="Times New Roman"/>
            <w:b/>
            <w:bCs/>
            <w:sz w:val="24"/>
            <w:szCs w:val="24"/>
          </w:rPr>
          <w:t>3.</w:t>
        </w:r>
        <w:r w:rsidRPr="00BD4362">
          <w:rPr>
            <w:rFonts w:ascii="Times New Roman" w:eastAsia="Times New Roman" w:hAnsi="Times New Roman" w:cs="Times New Roman"/>
            <w:sz w:val="24"/>
            <w:szCs w:val="24"/>
          </w:rPr>
          <w:t xml:space="preserve"> Keep going until you exhaust the batter in the spoon and the pan is totally covered. You can tilt the pan to help spread the batter too, like you would do with a pancake, this batter is obviously much thinner than pancake batter.</w:t>
        </w:r>
      </w:ins>
    </w:p>
    <w:p w:rsidR="00BD4362" w:rsidRPr="00BD4362" w:rsidRDefault="00BD4362" w:rsidP="00BD4362">
      <w:pPr>
        <w:spacing w:before="100" w:beforeAutospacing="1" w:after="100" w:afterAutospacing="1" w:line="240" w:lineRule="auto"/>
        <w:rPr>
          <w:ins w:id="9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5" name="Picture 25" descr="IMG_326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3265_watermarked"/>
                    <pic:cNvPicPr>
                      <a:picLocks noChangeAspect="1" noChangeArrowheads="1"/>
                    </pic:cNvPicPr>
                  </pic:nvPicPr>
                  <pic:blipFill>
                    <a:blip r:embed="rId29"/>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9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0" cy="3933825"/>
            <wp:effectExtent l="19050" t="0" r="0" b="0"/>
            <wp:docPr id="26" name="Picture 26" descr="IMG_3266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3266_watermarked"/>
                    <pic:cNvPicPr>
                      <a:picLocks noChangeAspect="1" noChangeArrowheads="1"/>
                    </pic:cNvPicPr>
                  </pic:nvPicPr>
                  <pic:blipFill>
                    <a:blip r:embed="rId30"/>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98" w:author="Unknown"/>
          <w:rFonts w:ascii="Times New Roman" w:eastAsia="Times New Roman" w:hAnsi="Times New Roman" w:cs="Times New Roman"/>
          <w:sz w:val="24"/>
          <w:szCs w:val="24"/>
        </w:rPr>
      </w:pPr>
      <w:proofErr w:type="gramStart"/>
      <w:ins w:id="99" w:author="Unknown">
        <w:r w:rsidRPr="00BD4362">
          <w:rPr>
            <w:rFonts w:ascii="Times New Roman" w:eastAsia="Times New Roman" w:hAnsi="Times New Roman" w:cs="Times New Roman"/>
            <w:sz w:val="24"/>
            <w:szCs w:val="24"/>
          </w:rPr>
          <w:lastRenderedPageBreak/>
          <w:t>if</w:t>
        </w:r>
        <w:proofErr w:type="gramEnd"/>
        <w:r w:rsidRPr="00BD4362">
          <w:rPr>
            <w:rFonts w:ascii="Times New Roman" w:eastAsia="Times New Roman" w:hAnsi="Times New Roman" w:cs="Times New Roman"/>
            <w:sz w:val="24"/>
            <w:szCs w:val="24"/>
          </w:rPr>
          <w:t xml:space="preserve"> you have any gaps peeking out, just add a little extra batter and use the base of the spoon to spread and cover it.</w:t>
        </w:r>
      </w:ins>
    </w:p>
    <w:p w:rsidR="00BD4362" w:rsidRPr="00BD4362" w:rsidRDefault="00BD4362" w:rsidP="00BD4362">
      <w:pPr>
        <w:spacing w:before="100" w:beforeAutospacing="1" w:after="100" w:afterAutospacing="1" w:line="240" w:lineRule="auto"/>
        <w:rPr>
          <w:ins w:id="10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0" cy="3933825"/>
            <wp:effectExtent l="19050" t="0" r="0" b="0"/>
            <wp:docPr id="27" name="Picture 27" descr="IMG_3267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3267_watermarked"/>
                    <pic:cNvPicPr>
                      <a:picLocks noChangeAspect="1" noChangeArrowheads="1"/>
                    </pic:cNvPicPr>
                  </pic:nvPicPr>
                  <pic:blipFill>
                    <a:blip r:embed="rId31"/>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01" w:author="Unknown"/>
          <w:rFonts w:ascii="Times New Roman" w:eastAsia="Times New Roman" w:hAnsi="Times New Roman" w:cs="Times New Roman"/>
          <w:sz w:val="24"/>
          <w:szCs w:val="24"/>
        </w:rPr>
      </w:pPr>
      <w:ins w:id="102" w:author="Unknown">
        <w:r w:rsidRPr="00BD4362">
          <w:rPr>
            <w:rFonts w:ascii="Times New Roman" w:eastAsia="Times New Roman" w:hAnsi="Times New Roman" w:cs="Times New Roman"/>
            <w:b/>
            <w:bCs/>
            <w:sz w:val="24"/>
            <w:szCs w:val="24"/>
          </w:rPr>
          <w:t>4.</w:t>
        </w:r>
        <w:r w:rsidRPr="00BD4362">
          <w:rPr>
            <w:rFonts w:ascii="Times New Roman" w:eastAsia="Times New Roman" w:hAnsi="Times New Roman" w:cs="Times New Roman"/>
            <w:sz w:val="24"/>
            <w:szCs w:val="24"/>
          </w:rPr>
          <w:t xml:space="preserve"> Leave the batter to cook</w:t>
        </w:r>
      </w:ins>
    </w:p>
    <w:p w:rsidR="00BD4362" w:rsidRPr="00BD4362" w:rsidRDefault="00BD4362" w:rsidP="00BD4362">
      <w:pPr>
        <w:spacing w:before="100" w:beforeAutospacing="1" w:after="100" w:afterAutospacing="1" w:line="240" w:lineRule="auto"/>
        <w:rPr>
          <w:ins w:id="10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8" name="Picture 28" descr="IMG_3268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3268_watermarked"/>
                    <pic:cNvPicPr>
                      <a:picLocks noChangeAspect="1" noChangeArrowheads="1"/>
                    </pic:cNvPicPr>
                  </pic:nvPicPr>
                  <pic:blipFill>
                    <a:blip r:embed="rId32"/>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04" w:author="Unknown"/>
          <w:rFonts w:ascii="Times New Roman" w:eastAsia="Times New Roman" w:hAnsi="Times New Roman" w:cs="Times New Roman"/>
          <w:sz w:val="24"/>
          <w:szCs w:val="24"/>
        </w:rPr>
      </w:pPr>
      <w:proofErr w:type="gramStart"/>
      <w:ins w:id="105" w:author="Unknown">
        <w:r w:rsidRPr="00BD4362">
          <w:rPr>
            <w:rFonts w:ascii="Times New Roman" w:eastAsia="Times New Roman" w:hAnsi="Times New Roman" w:cs="Times New Roman"/>
            <w:sz w:val="24"/>
            <w:szCs w:val="24"/>
          </w:rPr>
          <w:t>and</w:t>
        </w:r>
        <w:proofErr w:type="gramEnd"/>
        <w:r w:rsidRPr="00BD4362">
          <w:rPr>
            <w:rFonts w:ascii="Times New Roman" w:eastAsia="Times New Roman" w:hAnsi="Times New Roman" w:cs="Times New Roman"/>
            <w:sz w:val="24"/>
            <w:szCs w:val="24"/>
          </w:rPr>
          <w:t xml:space="preserve"> gently lift it off the pan</w:t>
        </w:r>
      </w:ins>
    </w:p>
    <w:p w:rsidR="00BD4362" w:rsidRPr="00BD4362" w:rsidRDefault="00BD4362" w:rsidP="00BD4362">
      <w:pPr>
        <w:spacing w:before="100" w:beforeAutospacing="1" w:after="100" w:afterAutospacing="1" w:line="240" w:lineRule="auto"/>
        <w:rPr>
          <w:ins w:id="10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29" name="Picture 29" descr="IMG_326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3269_watermarked"/>
                    <pic:cNvPicPr>
                      <a:picLocks noChangeAspect="1" noChangeArrowheads="1"/>
                    </pic:cNvPicPr>
                  </pic:nvPicPr>
                  <pic:blipFill>
                    <a:blip r:embed="rId33"/>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07" w:author="Unknown"/>
          <w:rFonts w:ascii="Times New Roman" w:eastAsia="Times New Roman" w:hAnsi="Times New Roman" w:cs="Times New Roman"/>
          <w:sz w:val="24"/>
          <w:szCs w:val="24"/>
        </w:rPr>
      </w:pPr>
      <w:ins w:id="108" w:author="Unknown">
        <w:r w:rsidRPr="00BD4362">
          <w:rPr>
            <w:rFonts w:ascii="Times New Roman" w:eastAsia="Times New Roman" w:hAnsi="Times New Roman" w:cs="Times New Roman"/>
            <w:sz w:val="24"/>
            <w:szCs w:val="24"/>
          </w:rPr>
          <w:t>………..and that’s how to make spring rolls/</w:t>
        </w:r>
        <w:proofErr w:type="spellStart"/>
        <w:r w:rsidRPr="00BD4362">
          <w:rPr>
            <w:rFonts w:ascii="Times New Roman" w:eastAsia="Times New Roman" w:hAnsi="Times New Roman" w:cs="Times New Roman"/>
            <w:sz w:val="24"/>
            <w:szCs w:val="24"/>
          </w:rPr>
          <w:t>samosa</w:t>
        </w:r>
        <w:proofErr w:type="spellEnd"/>
        <w:r w:rsidRPr="00BD4362">
          <w:rPr>
            <w:rFonts w:ascii="Times New Roman" w:eastAsia="Times New Roman" w:hAnsi="Times New Roman" w:cs="Times New Roman"/>
            <w:sz w:val="24"/>
            <w:szCs w:val="24"/>
          </w:rPr>
          <w:t xml:space="preserve"> wrappers.</w:t>
        </w:r>
      </w:ins>
    </w:p>
    <w:p w:rsidR="00BD4362" w:rsidRPr="00BD4362" w:rsidRDefault="00BD4362" w:rsidP="00BD4362">
      <w:pPr>
        <w:spacing w:before="100" w:beforeAutospacing="1" w:after="100" w:afterAutospacing="1" w:line="240" w:lineRule="auto"/>
        <w:rPr>
          <w:ins w:id="109"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0" name="Picture 30" descr="IMG_3281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3281_watermarked"/>
                    <pic:cNvPicPr>
                      <a:picLocks noChangeAspect="1" noChangeArrowheads="1"/>
                    </pic:cNvPicPr>
                  </pic:nvPicPr>
                  <pic:blipFill>
                    <a:blip r:embed="rId34"/>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10" w:author="Unknown"/>
          <w:rFonts w:ascii="Times New Roman" w:eastAsia="Times New Roman" w:hAnsi="Times New Roman" w:cs="Times New Roman"/>
          <w:sz w:val="24"/>
          <w:szCs w:val="24"/>
        </w:rPr>
      </w:pPr>
      <w:proofErr w:type="gramStart"/>
      <w:ins w:id="111" w:author="Unknown">
        <w:r w:rsidRPr="00BD4362">
          <w:rPr>
            <w:rFonts w:ascii="Times New Roman" w:eastAsia="Times New Roman" w:hAnsi="Times New Roman" w:cs="Times New Roman"/>
            <w:sz w:val="24"/>
            <w:szCs w:val="24"/>
          </w:rPr>
          <w:t>remember</w:t>
        </w:r>
        <w:proofErr w:type="gramEnd"/>
        <w:r w:rsidRPr="00BD4362">
          <w:rPr>
            <w:rFonts w:ascii="Times New Roman" w:eastAsia="Times New Roman" w:hAnsi="Times New Roman" w:cs="Times New Roman"/>
            <w:sz w:val="24"/>
            <w:szCs w:val="24"/>
          </w:rPr>
          <w:t xml:space="preserve"> to always keep it moist.</w:t>
        </w:r>
      </w:ins>
    </w:p>
    <w:p w:rsidR="00BD4362" w:rsidRPr="00BD4362" w:rsidRDefault="00BD4362" w:rsidP="00BD4362">
      <w:pPr>
        <w:spacing w:before="100" w:beforeAutospacing="1" w:after="100" w:afterAutospacing="1" w:line="240" w:lineRule="auto"/>
        <w:rPr>
          <w:ins w:id="11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1" name="Picture 31" descr="IMG_3277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3277_watermarked"/>
                    <pic:cNvPicPr>
                      <a:picLocks noChangeAspect="1" noChangeArrowheads="1"/>
                    </pic:cNvPicPr>
                  </pic:nvPicPr>
                  <pic:blipFill>
                    <a:blip r:embed="rId35"/>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13" w:author="Unknown"/>
          <w:rFonts w:ascii="Times New Roman" w:eastAsia="Times New Roman" w:hAnsi="Times New Roman" w:cs="Times New Roman"/>
          <w:sz w:val="24"/>
          <w:szCs w:val="24"/>
        </w:rPr>
      </w:pPr>
      <w:ins w:id="114" w:author="Unknown">
        <w:r w:rsidRPr="00BD4362">
          <w:rPr>
            <w:rFonts w:ascii="Times New Roman" w:eastAsia="Times New Roman" w:hAnsi="Times New Roman" w:cs="Times New Roman"/>
            <w:sz w:val="24"/>
            <w:szCs w:val="24"/>
          </w:rPr>
          <w:t>See how thin they are</w:t>
        </w:r>
      </w:ins>
    </w:p>
    <w:p w:rsidR="00BD4362" w:rsidRPr="00BD4362" w:rsidRDefault="00BD4362" w:rsidP="00BD4362">
      <w:pPr>
        <w:spacing w:before="100" w:beforeAutospacing="1" w:after="100" w:afterAutospacing="1" w:line="240" w:lineRule="auto"/>
        <w:rPr>
          <w:ins w:id="11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2" name="Picture 32" descr="IMG_3271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3271_watermarked"/>
                    <pic:cNvPicPr>
                      <a:picLocks noChangeAspect="1" noChangeArrowheads="1"/>
                    </pic:cNvPicPr>
                  </pic:nvPicPr>
                  <pic:blipFill>
                    <a:blip r:embed="rId36"/>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1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0" cy="3933825"/>
            <wp:effectExtent l="19050" t="0" r="0" b="0"/>
            <wp:docPr id="33" name="Picture 33" descr="IMG_327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3279_watermarked"/>
                    <pic:cNvPicPr>
                      <a:picLocks noChangeAspect="1" noChangeArrowheads="1"/>
                    </pic:cNvPicPr>
                  </pic:nvPicPr>
                  <pic:blipFill>
                    <a:blip r:embed="rId37"/>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17" w:author="Unknown"/>
          <w:rFonts w:ascii="Times New Roman" w:eastAsia="Times New Roman" w:hAnsi="Times New Roman" w:cs="Times New Roman"/>
          <w:sz w:val="24"/>
          <w:szCs w:val="24"/>
        </w:rPr>
      </w:pPr>
      <w:proofErr w:type="gramStart"/>
      <w:ins w:id="118" w:author="Unknown">
        <w:r w:rsidRPr="00BD4362">
          <w:rPr>
            <w:rFonts w:ascii="Times New Roman" w:eastAsia="Times New Roman" w:hAnsi="Times New Roman" w:cs="Times New Roman"/>
            <w:sz w:val="24"/>
            <w:szCs w:val="24"/>
          </w:rPr>
          <w:lastRenderedPageBreak/>
          <w:t xml:space="preserve">Time to make spring rolls and </w:t>
        </w:r>
        <w:proofErr w:type="spellStart"/>
        <w:r w:rsidRPr="00BD4362">
          <w:rPr>
            <w:rFonts w:ascii="Times New Roman" w:eastAsia="Times New Roman" w:hAnsi="Times New Roman" w:cs="Times New Roman"/>
            <w:sz w:val="24"/>
            <w:szCs w:val="24"/>
          </w:rPr>
          <w:t>samosas</w:t>
        </w:r>
        <w:proofErr w:type="spellEnd"/>
        <w:r w:rsidRPr="00BD4362">
          <w:rPr>
            <w:rFonts w:ascii="Times New Roman" w:eastAsia="Times New Roman" w:hAnsi="Times New Roman" w:cs="Times New Roman"/>
            <w:sz w:val="24"/>
            <w:szCs w:val="24"/>
          </w:rPr>
          <w:t>.</w:t>
        </w:r>
        <w:proofErr w:type="gramEnd"/>
        <w:r w:rsidRPr="00BD4362">
          <w:rPr>
            <w:rFonts w:ascii="Times New Roman" w:eastAsia="Times New Roman" w:hAnsi="Times New Roman" w:cs="Times New Roman"/>
            <w:sz w:val="24"/>
            <w:szCs w:val="24"/>
          </w:rPr>
          <w:t xml:space="preserve"> If you end up with leftover wraps, don’t throw them away. Spray or rub with a little oil, and freeze in a plastic bag. Ensure that the wrappers are not </w:t>
        </w:r>
        <w:proofErr w:type="gramStart"/>
        <w:r w:rsidRPr="00BD4362">
          <w:rPr>
            <w:rFonts w:ascii="Times New Roman" w:eastAsia="Times New Roman" w:hAnsi="Times New Roman" w:cs="Times New Roman"/>
            <w:sz w:val="24"/>
            <w:szCs w:val="24"/>
          </w:rPr>
          <w:t>rolled,</w:t>
        </w:r>
        <w:proofErr w:type="gramEnd"/>
        <w:r w:rsidRPr="00BD4362">
          <w:rPr>
            <w:rFonts w:ascii="Times New Roman" w:eastAsia="Times New Roman" w:hAnsi="Times New Roman" w:cs="Times New Roman"/>
            <w:sz w:val="24"/>
            <w:szCs w:val="24"/>
          </w:rPr>
          <w:t xml:space="preserve"> they must lie flat before you place in the freezer. When next you need them, let them defrost naturally. </w:t>
        </w:r>
        <w:proofErr w:type="gramStart"/>
        <w:r w:rsidRPr="00BD4362">
          <w:rPr>
            <w:rFonts w:ascii="Times New Roman" w:eastAsia="Times New Roman" w:hAnsi="Times New Roman" w:cs="Times New Roman"/>
            <w:sz w:val="24"/>
            <w:szCs w:val="24"/>
          </w:rPr>
          <w:t>i.e</w:t>
        </w:r>
        <w:proofErr w:type="gramEnd"/>
        <w:r w:rsidRPr="00BD4362">
          <w:rPr>
            <w:rFonts w:ascii="Times New Roman" w:eastAsia="Times New Roman" w:hAnsi="Times New Roman" w:cs="Times New Roman"/>
            <w:sz w:val="24"/>
            <w:szCs w:val="24"/>
          </w:rPr>
          <w:t>. if you want to use them in the morning or afternoon, take it out of the freezer the night before.</w:t>
        </w:r>
      </w:ins>
    </w:p>
    <w:p w:rsidR="00BD4362" w:rsidRPr="00BD4362" w:rsidRDefault="00BD4362" w:rsidP="00BD4362">
      <w:pPr>
        <w:spacing w:before="100" w:beforeAutospacing="1" w:after="100" w:afterAutospacing="1" w:line="240" w:lineRule="auto"/>
        <w:rPr>
          <w:ins w:id="119"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0" cy="3933825"/>
            <wp:effectExtent l="19050" t="0" r="0" b="0"/>
            <wp:docPr id="34" name="Picture 34" descr="IMG_3273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3273_watermarked"/>
                    <pic:cNvPicPr>
                      <a:picLocks noChangeAspect="1" noChangeArrowheads="1"/>
                    </pic:cNvPicPr>
                  </pic:nvPicPr>
                  <pic:blipFill>
                    <a:blip r:embed="rId38"/>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20" w:author="Unknown"/>
          <w:rFonts w:ascii="Times New Roman" w:eastAsia="Times New Roman" w:hAnsi="Times New Roman" w:cs="Times New Roman"/>
          <w:sz w:val="24"/>
          <w:szCs w:val="24"/>
        </w:rPr>
      </w:pPr>
      <w:ins w:id="121" w:author="Unknown">
        <w:r w:rsidRPr="00BD4362">
          <w:rPr>
            <w:rFonts w:ascii="Times New Roman" w:eastAsia="Times New Roman" w:hAnsi="Times New Roman" w:cs="Times New Roman"/>
            <w:sz w:val="24"/>
            <w:szCs w:val="24"/>
          </w:rPr>
          <w:t>Simply, add the filling to the edge closest to you</w:t>
        </w:r>
      </w:ins>
    </w:p>
    <w:p w:rsidR="00BD4362" w:rsidRPr="00BD4362" w:rsidRDefault="00BD4362" w:rsidP="00BD4362">
      <w:pPr>
        <w:spacing w:before="100" w:beforeAutospacing="1" w:after="100" w:afterAutospacing="1" w:line="240" w:lineRule="auto"/>
        <w:rPr>
          <w:ins w:id="12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5" name="Picture 35" descr="IMG_3283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3283_watermarked"/>
                    <pic:cNvPicPr>
                      <a:picLocks noChangeAspect="1" noChangeArrowheads="1"/>
                    </pic:cNvPicPr>
                  </pic:nvPicPr>
                  <pic:blipFill>
                    <a:blip r:embed="rId39"/>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23" w:author="Unknown"/>
          <w:rFonts w:ascii="Times New Roman" w:eastAsia="Times New Roman" w:hAnsi="Times New Roman" w:cs="Times New Roman"/>
          <w:sz w:val="24"/>
          <w:szCs w:val="24"/>
        </w:rPr>
      </w:pPr>
      <w:proofErr w:type="gramStart"/>
      <w:ins w:id="124" w:author="Unknown">
        <w:r w:rsidRPr="00BD4362">
          <w:rPr>
            <w:rFonts w:ascii="Times New Roman" w:eastAsia="Times New Roman" w:hAnsi="Times New Roman" w:cs="Times New Roman"/>
            <w:sz w:val="24"/>
            <w:szCs w:val="24"/>
          </w:rPr>
          <w:t>cover</w:t>
        </w:r>
        <w:proofErr w:type="gramEnd"/>
        <w:r w:rsidRPr="00BD4362">
          <w:rPr>
            <w:rFonts w:ascii="Times New Roman" w:eastAsia="Times New Roman" w:hAnsi="Times New Roman" w:cs="Times New Roman"/>
            <w:sz w:val="24"/>
            <w:szCs w:val="24"/>
          </w:rPr>
          <w:t xml:space="preserve"> and roll</w:t>
        </w:r>
      </w:ins>
    </w:p>
    <w:p w:rsidR="00BD4362" w:rsidRPr="00BD4362" w:rsidRDefault="00BD4362" w:rsidP="00BD4362">
      <w:pPr>
        <w:spacing w:before="100" w:beforeAutospacing="1" w:after="100" w:afterAutospacing="1" w:line="240" w:lineRule="auto"/>
        <w:rPr>
          <w:ins w:id="12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6" name="Picture 36" descr="IMG_3284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3284_watermarked"/>
                    <pic:cNvPicPr>
                      <a:picLocks noChangeAspect="1" noChangeArrowheads="1"/>
                    </pic:cNvPicPr>
                  </pic:nvPicPr>
                  <pic:blipFill>
                    <a:blip r:embed="rId40"/>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26" w:author="Unknown"/>
          <w:rFonts w:ascii="Times New Roman" w:eastAsia="Times New Roman" w:hAnsi="Times New Roman" w:cs="Times New Roman"/>
          <w:sz w:val="24"/>
          <w:szCs w:val="24"/>
        </w:rPr>
      </w:pPr>
      <w:ins w:id="127" w:author="Unknown">
        <w:r w:rsidRPr="00BD4362">
          <w:rPr>
            <w:rFonts w:ascii="Times New Roman" w:eastAsia="Times New Roman" w:hAnsi="Times New Roman" w:cs="Times New Roman"/>
            <w:sz w:val="24"/>
            <w:szCs w:val="24"/>
          </w:rPr>
          <w:t>See, the roll is forming</w:t>
        </w:r>
      </w:ins>
    </w:p>
    <w:p w:rsidR="00BD4362" w:rsidRPr="00BD4362" w:rsidRDefault="00BD4362" w:rsidP="00BD4362">
      <w:pPr>
        <w:spacing w:before="100" w:beforeAutospacing="1" w:after="100" w:afterAutospacing="1" w:line="240" w:lineRule="auto"/>
        <w:rPr>
          <w:ins w:id="128"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7" name="Picture 37" descr="IMG_3285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3285_watermarked"/>
                    <pic:cNvPicPr>
                      <a:picLocks noChangeAspect="1" noChangeArrowheads="1"/>
                    </pic:cNvPicPr>
                  </pic:nvPicPr>
                  <pic:blipFill>
                    <a:blip r:embed="rId41"/>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29" w:author="Unknown"/>
          <w:rFonts w:ascii="Times New Roman" w:eastAsia="Times New Roman" w:hAnsi="Times New Roman" w:cs="Times New Roman"/>
          <w:sz w:val="24"/>
          <w:szCs w:val="24"/>
        </w:rPr>
      </w:pPr>
      <w:ins w:id="130" w:author="Unknown">
        <w:r w:rsidRPr="00BD4362">
          <w:rPr>
            <w:rFonts w:ascii="Times New Roman" w:eastAsia="Times New Roman" w:hAnsi="Times New Roman" w:cs="Times New Roman"/>
            <w:sz w:val="24"/>
            <w:szCs w:val="24"/>
          </w:rPr>
          <w:t>Then flip one corner over the roll, and flip the other corner till they both meet</w:t>
        </w:r>
      </w:ins>
    </w:p>
    <w:p w:rsidR="00BD4362" w:rsidRPr="00BD4362" w:rsidRDefault="00BD4362" w:rsidP="00BD4362">
      <w:pPr>
        <w:spacing w:before="100" w:beforeAutospacing="1" w:after="100" w:afterAutospacing="1" w:line="240" w:lineRule="auto"/>
        <w:rPr>
          <w:ins w:id="131"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8" name="Picture 38" descr="IMG_3286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3286_watermarked"/>
                    <pic:cNvPicPr>
                      <a:picLocks noChangeAspect="1" noChangeArrowheads="1"/>
                    </pic:cNvPicPr>
                  </pic:nvPicPr>
                  <pic:blipFill>
                    <a:blip r:embed="rId42"/>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32" w:author="Unknown"/>
          <w:rFonts w:ascii="Times New Roman" w:eastAsia="Times New Roman" w:hAnsi="Times New Roman" w:cs="Times New Roman"/>
          <w:sz w:val="24"/>
          <w:szCs w:val="24"/>
        </w:rPr>
      </w:pPr>
      <w:proofErr w:type="gramStart"/>
      <w:ins w:id="133" w:author="Unknown">
        <w:r w:rsidRPr="00BD4362">
          <w:rPr>
            <w:rFonts w:ascii="Times New Roman" w:eastAsia="Times New Roman" w:hAnsi="Times New Roman" w:cs="Times New Roman"/>
            <w:sz w:val="24"/>
            <w:szCs w:val="24"/>
          </w:rPr>
          <w:t>and</w:t>
        </w:r>
        <w:proofErr w:type="gramEnd"/>
        <w:r w:rsidRPr="00BD4362">
          <w:rPr>
            <w:rFonts w:ascii="Times New Roman" w:eastAsia="Times New Roman" w:hAnsi="Times New Roman" w:cs="Times New Roman"/>
            <w:sz w:val="24"/>
            <w:szCs w:val="24"/>
          </w:rPr>
          <w:t xml:space="preserve"> then fold over. To see more details on how to wrap Spring Rolls, click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"http://www.dooneyskitchen.com/2014/07/09/spring-rolls/" \t "_blank" </w:instrText>
        </w:r>
        <w:r w:rsidR="001E0372" w:rsidRPr="00BD4362">
          <w:rPr>
            <w:rFonts w:ascii="Times New Roman" w:eastAsia="Times New Roman" w:hAnsi="Times New Roman" w:cs="Times New Roman"/>
            <w:sz w:val="24"/>
            <w:szCs w:val="24"/>
          </w:rPr>
          <w:fldChar w:fldCharType="separate"/>
        </w:r>
        <w:r w:rsidRPr="00BD4362">
          <w:rPr>
            <w:rFonts w:ascii="Times New Roman" w:eastAsia="Times New Roman" w:hAnsi="Times New Roman" w:cs="Times New Roman"/>
            <w:color w:val="0000FF"/>
            <w:sz w:val="24"/>
            <w:szCs w:val="24"/>
            <w:u w:val="single"/>
          </w:rPr>
          <w:t>HERE</w:t>
        </w:r>
        <w:r w:rsidR="001E0372" w:rsidRPr="00BD4362">
          <w:rPr>
            <w:rFonts w:ascii="Times New Roman" w:eastAsia="Times New Roman" w:hAnsi="Times New Roman" w:cs="Times New Roman"/>
            <w:sz w:val="24"/>
            <w:szCs w:val="24"/>
          </w:rPr>
          <w:fldChar w:fldCharType="end"/>
        </w:r>
        <w:r w:rsidRPr="00BD4362">
          <w:rPr>
            <w:rFonts w:ascii="Times New Roman" w:eastAsia="Times New Roman" w:hAnsi="Times New Roman" w:cs="Times New Roman"/>
            <w:sz w:val="24"/>
            <w:szCs w:val="24"/>
          </w:rPr>
          <w:t xml:space="preserve"> and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"http://www.dooneyskitchen.com/2014/07/09/spring-rolls-part-2-another-wrapping-method/" \t "_blank" </w:instrText>
        </w:r>
        <w:r w:rsidR="001E0372" w:rsidRPr="00BD4362">
          <w:rPr>
            <w:rFonts w:ascii="Times New Roman" w:eastAsia="Times New Roman" w:hAnsi="Times New Roman" w:cs="Times New Roman"/>
            <w:sz w:val="24"/>
            <w:szCs w:val="24"/>
          </w:rPr>
          <w:fldChar w:fldCharType="separate"/>
        </w:r>
        <w:r w:rsidRPr="00BD4362">
          <w:rPr>
            <w:rFonts w:ascii="Times New Roman" w:eastAsia="Times New Roman" w:hAnsi="Times New Roman" w:cs="Times New Roman"/>
            <w:color w:val="0000FF"/>
            <w:sz w:val="24"/>
            <w:szCs w:val="24"/>
            <w:u w:val="single"/>
          </w:rPr>
          <w:t>HERE</w:t>
        </w:r>
        <w:r w:rsidR="001E0372" w:rsidRPr="00BD4362">
          <w:rPr>
            <w:rFonts w:ascii="Times New Roman" w:eastAsia="Times New Roman" w:hAnsi="Times New Roman" w:cs="Times New Roman"/>
            <w:sz w:val="24"/>
            <w:szCs w:val="24"/>
          </w:rPr>
          <w:fldChar w:fldCharType="end"/>
        </w:r>
      </w:ins>
    </w:p>
    <w:p w:rsidR="00BD4362" w:rsidRPr="00BD4362" w:rsidRDefault="00BD4362" w:rsidP="00BD4362">
      <w:pPr>
        <w:spacing w:before="100" w:beforeAutospacing="1" w:after="100" w:afterAutospacing="1" w:line="240" w:lineRule="auto"/>
        <w:rPr>
          <w:ins w:id="134"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39" name="Picture 39" descr="IMG_3288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3288_watermarked"/>
                    <pic:cNvPicPr>
                      <a:picLocks noChangeAspect="1" noChangeArrowheads="1"/>
                    </pic:cNvPicPr>
                  </pic:nvPicPr>
                  <pic:blipFill>
                    <a:blip r:embed="rId43"/>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35" w:author="Unknown"/>
          <w:rFonts w:ascii="Times New Roman" w:eastAsia="Times New Roman" w:hAnsi="Times New Roman" w:cs="Times New Roman"/>
          <w:sz w:val="24"/>
          <w:szCs w:val="24"/>
        </w:rPr>
      </w:pPr>
      <w:ins w:id="136" w:author="Unknown">
        <w:r w:rsidRPr="00BD4362">
          <w:rPr>
            <w:rFonts w:ascii="Times New Roman" w:eastAsia="Times New Roman" w:hAnsi="Times New Roman" w:cs="Times New Roman"/>
            <w:sz w:val="24"/>
            <w:szCs w:val="24"/>
          </w:rPr>
          <w:t>If you would rather prefer working with a square shape, cut out the thinner edges</w:t>
        </w:r>
      </w:ins>
    </w:p>
    <w:p w:rsidR="00BD4362" w:rsidRPr="00BD4362" w:rsidRDefault="00BD4362" w:rsidP="00BD4362">
      <w:pPr>
        <w:spacing w:before="100" w:beforeAutospacing="1" w:after="100" w:afterAutospacing="1" w:line="240" w:lineRule="auto"/>
        <w:rPr>
          <w:ins w:id="13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40" name="Picture 40" descr="IMG_3290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3290_watermarked"/>
                    <pic:cNvPicPr>
                      <a:picLocks noChangeAspect="1" noChangeArrowheads="1"/>
                    </pic:cNvPicPr>
                  </pic:nvPicPr>
                  <pic:blipFill>
                    <a:blip r:embed="rId44"/>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38" w:author="Unknown"/>
          <w:rFonts w:ascii="Times New Roman" w:eastAsia="Times New Roman" w:hAnsi="Times New Roman" w:cs="Times New Roman"/>
          <w:sz w:val="24"/>
          <w:szCs w:val="24"/>
        </w:rPr>
      </w:pPr>
      <w:proofErr w:type="gramStart"/>
      <w:ins w:id="139" w:author="Unknown">
        <w:r w:rsidRPr="00BD4362">
          <w:rPr>
            <w:rFonts w:ascii="Times New Roman" w:eastAsia="Times New Roman" w:hAnsi="Times New Roman" w:cs="Times New Roman"/>
            <w:sz w:val="24"/>
            <w:szCs w:val="24"/>
          </w:rPr>
          <w:t>till</w:t>
        </w:r>
        <w:proofErr w:type="gramEnd"/>
        <w:r w:rsidRPr="00BD4362">
          <w:rPr>
            <w:rFonts w:ascii="Times New Roman" w:eastAsia="Times New Roman" w:hAnsi="Times New Roman" w:cs="Times New Roman"/>
            <w:sz w:val="24"/>
            <w:szCs w:val="24"/>
          </w:rPr>
          <w:t xml:space="preserve"> you end up with a square.</w:t>
        </w:r>
      </w:ins>
    </w:p>
    <w:p w:rsidR="00BD4362" w:rsidRPr="00BD4362" w:rsidRDefault="00BD4362" w:rsidP="00BD4362">
      <w:pPr>
        <w:spacing w:before="100" w:beforeAutospacing="1" w:after="100" w:afterAutospacing="1" w:line="240" w:lineRule="auto"/>
        <w:rPr>
          <w:ins w:id="14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41" name="Picture 41" descr="IMG_3289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3289_watermarked"/>
                    <pic:cNvPicPr>
                      <a:picLocks noChangeAspect="1" noChangeArrowheads="1"/>
                    </pic:cNvPicPr>
                  </pic:nvPicPr>
                  <pic:blipFill>
                    <a:blip r:embed="rId45"/>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41" w:author="Unknown"/>
          <w:rFonts w:ascii="Times New Roman" w:eastAsia="Times New Roman" w:hAnsi="Times New Roman" w:cs="Times New Roman"/>
          <w:sz w:val="24"/>
          <w:szCs w:val="24"/>
        </w:rPr>
      </w:pPr>
      <w:ins w:id="142" w:author="Unknown">
        <w:r w:rsidRPr="00BD4362">
          <w:rPr>
            <w:rFonts w:ascii="Times New Roman" w:eastAsia="Times New Roman" w:hAnsi="Times New Roman" w:cs="Times New Roman"/>
            <w:sz w:val="24"/>
            <w:szCs w:val="24"/>
          </w:rPr>
          <w:t>See, why I couldn’t have made a career in Surgery, and my art projects in primary school were much to my parents disbelief? I can’t even cut out a perfect square from a circle. Sigh!!!! My children had better not inherit the gene.</w:t>
        </w:r>
      </w:ins>
    </w:p>
    <w:p w:rsidR="00BD4362" w:rsidRPr="00BD4362" w:rsidRDefault="00BD4362" w:rsidP="00BD4362">
      <w:pPr>
        <w:spacing w:before="100" w:beforeAutospacing="1" w:after="100" w:afterAutospacing="1" w:line="240" w:lineRule="auto"/>
        <w:rPr>
          <w:ins w:id="14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5500" cy="3933825"/>
            <wp:effectExtent l="19050" t="0" r="0" b="0"/>
            <wp:docPr id="42" name="Picture 42" descr="IMG_3291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3291_watermarked"/>
                    <pic:cNvPicPr>
                      <a:picLocks noChangeAspect="1" noChangeArrowheads="1"/>
                    </pic:cNvPicPr>
                  </pic:nvPicPr>
                  <pic:blipFill>
                    <a:blip r:embed="rId46"/>
                    <a:srcRect/>
                    <a:stretch>
                      <a:fillRect/>
                    </a:stretch>
                  </pic:blipFill>
                  <pic:spPr bwMode="auto">
                    <a:xfrm>
                      <a:off x="0" y="0"/>
                      <a:ext cx="5905500" cy="3933825"/>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rPr>
          <w:ins w:id="144" w:author="Unknown"/>
          <w:rFonts w:ascii="Times New Roman" w:eastAsia="Times New Roman" w:hAnsi="Times New Roman" w:cs="Times New Roman"/>
          <w:sz w:val="24"/>
          <w:szCs w:val="24"/>
        </w:rPr>
      </w:pPr>
      <w:ins w:id="145" w:author="Unknown">
        <w:r w:rsidRPr="00BD4362">
          <w:rPr>
            <w:rFonts w:ascii="Times New Roman" w:eastAsia="Times New Roman" w:hAnsi="Times New Roman" w:cs="Times New Roman"/>
            <w:sz w:val="24"/>
            <w:szCs w:val="24"/>
          </w:rPr>
          <w:t xml:space="preserve">Next Stop, My </w:t>
        </w:r>
        <w:proofErr w:type="spellStart"/>
        <w:r w:rsidRPr="00BD4362">
          <w:rPr>
            <w:rFonts w:ascii="Times New Roman" w:eastAsia="Times New Roman" w:hAnsi="Times New Roman" w:cs="Times New Roman"/>
            <w:sz w:val="24"/>
            <w:szCs w:val="24"/>
          </w:rPr>
          <w:t>Samosa</w:t>
        </w:r>
        <w:proofErr w:type="spellEnd"/>
        <w:r w:rsidRPr="00BD4362">
          <w:rPr>
            <w:rFonts w:ascii="Times New Roman" w:eastAsia="Times New Roman" w:hAnsi="Times New Roman" w:cs="Times New Roman"/>
            <w:sz w:val="24"/>
            <w:szCs w:val="24"/>
          </w:rPr>
          <w:t>. Have a lovely weekend folks!!!!</w:t>
        </w:r>
      </w:ins>
    </w:p>
    <w:p w:rsidR="00BD4362" w:rsidRPr="00BD4362" w:rsidRDefault="00BD4362" w:rsidP="00BD4362">
      <w:pPr>
        <w:spacing w:before="100" w:beforeAutospacing="1" w:after="100" w:afterAutospacing="1" w:line="240" w:lineRule="auto"/>
        <w:rPr>
          <w:ins w:id="146" w:author="Unknown"/>
          <w:rFonts w:ascii="Times New Roman" w:eastAsia="Times New Roman" w:hAnsi="Times New Roman" w:cs="Times New Roman"/>
          <w:sz w:val="24"/>
          <w:szCs w:val="24"/>
        </w:rPr>
      </w:pPr>
      <w:ins w:id="147" w:author="Unknown">
        <w:r w:rsidRPr="00BD4362">
          <w:rPr>
            <w:rFonts w:ascii="Times New Roman" w:eastAsia="Times New Roman" w:hAnsi="Times New Roman" w:cs="Times New Roman"/>
            <w:sz w:val="24"/>
            <w:szCs w:val="24"/>
          </w:rPr>
          <w:br/>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"http://dooneyskitchen.com/make-spring-rollsamosa-wrappers/" \l "comments" </w:instrText>
        </w:r>
        <w:r w:rsidR="001E0372" w:rsidRPr="00BD4362">
          <w:rPr>
            <w:rFonts w:ascii="Times New Roman" w:eastAsia="Times New Roman" w:hAnsi="Times New Roman" w:cs="Times New Roman"/>
            <w:sz w:val="24"/>
            <w:szCs w:val="24"/>
          </w:rPr>
          <w:fldChar w:fldCharType="separate"/>
        </w:r>
        <w:r w:rsidRPr="00BD4362">
          <w:rPr>
            <w:rFonts w:ascii="Times New Roman" w:eastAsia="Times New Roman" w:hAnsi="Times New Roman" w:cs="Times New Roman"/>
            <w:color w:val="0000FF"/>
            <w:sz w:val="24"/>
            <w:szCs w:val="24"/>
            <w:u w:val="single"/>
          </w:rPr>
          <w:t>65 Comments</w:t>
        </w:r>
        <w:r w:rsidR="001E0372" w:rsidRPr="00BD4362">
          <w:rPr>
            <w:rFonts w:ascii="Times New Roman" w:eastAsia="Times New Roman" w:hAnsi="Times New Roman" w:cs="Times New Roman"/>
            <w:sz w:val="24"/>
            <w:szCs w:val="24"/>
          </w:rPr>
          <w:fldChar w:fldCharType="end"/>
        </w:r>
      </w:ins>
    </w:p>
    <w:p w:rsidR="00BD4362" w:rsidRPr="00BD4362" w:rsidRDefault="00BD4362" w:rsidP="00BD4362">
      <w:pPr>
        <w:spacing w:before="100" w:beforeAutospacing="1" w:after="100" w:afterAutospacing="1" w:line="240" w:lineRule="auto"/>
        <w:outlineLvl w:val="3"/>
        <w:rPr>
          <w:ins w:id="148" w:author="Unknown"/>
          <w:rFonts w:ascii="Times New Roman" w:eastAsia="Times New Roman" w:hAnsi="Times New Roman" w:cs="Times New Roman"/>
          <w:b/>
          <w:bCs/>
          <w:sz w:val="24"/>
          <w:szCs w:val="24"/>
        </w:rPr>
      </w:pPr>
      <w:ins w:id="149" w:author="Unknown">
        <w:r w:rsidRPr="00BD4362">
          <w:rPr>
            <w:rFonts w:ascii="Times New Roman" w:eastAsia="Times New Roman" w:hAnsi="Times New Roman" w:cs="Times New Roman"/>
            <w:b/>
            <w:bCs/>
            <w:sz w:val="24"/>
            <w:szCs w:val="24"/>
          </w:rPr>
          <w:t>Subscribe</w:t>
        </w:r>
      </w:ins>
    </w:p>
    <w:p w:rsidR="00BD4362" w:rsidRPr="00BD4362" w:rsidRDefault="00BD4362" w:rsidP="00BD4362">
      <w:pPr>
        <w:spacing w:before="100" w:beforeAutospacing="1" w:after="100" w:afterAutospacing="1" w:line="240" w:lineRule="auto"/>
        <w:rPr>
          <w:ins w:id="150" w:author="Unknown"/>
          <w:rFonts w:ascii="Times New Roman" w:eastAsia="Times New Roman" w:hAnsi="Times New Roman" w:cs="Times New Roman"/>
          <w:sz w:val="24"/>
          <w:szCs w:val="24"/>
        </w:rPr>
      </w:pPr>
      <w:ins w:id="151" w:author="Unknown">
        <w:r w:rsidRPr="00BD4362">
          <w:rPr>
            <w:rFonts w:ascii="Times New Roman" w:eastAsia="Times New Roman" w:hAnsi="Times New Roman" w:cs="Times New Roman"/>
            <w:sz w:val="24"/>
            <w:szCs w:val="24"/>
          </w:rPr>
          <w:t>Get all the latest recipes straight to your inbox</w:t>
        </w:r>
      </w:ins>
    </w:p>
    <w:p w:rsidR="00BD4362" w:rsidRPr="00BD4362" w:rsidRDefault="00BD4362" w:rsidP="00BD4362">
      <w:pPr>
        <w:pBdr>
          <w:bottom w:val="single" w:sz="6" w:space="1" w:color="auto"/>
        </w:pBdr>
        <w:spacing w:after="0" w:line="240" w:lineRule="auto"/>
        <w:jc w:val="center"/>
        <w:rPr>
          <w:rFonts w:ascii="Arial" w:eastAsia="Times New Roman" w:hAnsi="Arial" w:cs="Arial"/>
          <w:vanish/>
          <w:sz w:val="16"/>
          <w:szCs w:val="16"/>
        </w:rPr>
      </w:pPr>
      <w:r w:rsidRPr="00BD4362">
        <w:rPr>
          <w:rFonts w:ascii="Arial" w:eastAsia="Times New Roman" w:hAnsi="Arial" w:cs="Arial"/>
          <w:vanish/>
          <w:sz w:val="16"/>
          <w:szCs w:val="16"/>
        </w:rPr>
        <w:t>Top of Form</w:t>
      </w:r>
    </w:p>
    <w:p w:rsidR="00BD4362" w:rsidRPr="00BD4362" w:rsidRDefault="00BD4362" w:rsidP="00BD4362">
      <w:pPr>
        <w:spacing w:after="0" w:line="240" w:lineRule="auto"/>
        <w:rPr>
          <w:ins w:id="152" w:author="Unknown"/>
          <w:rFonts w:ascii="Times New Roman" w:eastAsia="Times New Roman" w:hAnsi="Times New Roman" w:cs="Times New Roman"/>
          <w:sz w:val="24"/>
          <w:szCs w:val="24"/>
        </w:rPr>
      </w:pPr>
      <w:ins w:id="153" w:author="Unknown">
        <w:r w:rsidRPr="00BD4362">
          <w:rPr>
            <w:rFonts w:ascii="Times New Roman" w:eastAsia="Times New Roman" w:hAnsi="Times New Roman" w:cs="Times New Roman"/>
            <w:sz w:val="24"/>
            <w:szCs w:val="24"/>
          </w:rPr>
          <w:t>First Name</w:t>
        </w:r>
        <w:r w:rsidR="001E0372" w:rsidRPr="00BD4362">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0.75pt;height:18pt" o:ole="">
              <v:imagedata r:id="rId47" o:title=""/>
            </v:shape>
            <w:control r:id="rId48" w:name="DefaultOcxName" w:shapeid="_x0000_i1066"/>
          </w:object>
        </w:r>
        <w:r w:rsidRPr="00BD4362">
          <w:rPr>
            <w:rFonts w:ascii="Times New Roman" w:eastAsia="Times New Roman" w:hAnsi="Times New Roman" w:cs="Times New Roman"/>
            <w:sz w:val="24"/>
            <w:szCs w:val="24"/>
          </w:rPr>
          <w:t xml:space="preserve"> Last Name</w:t>
        </w:r>
        <w:r w:rsidR="001E0372" w:rsidRPr="00BD4362">
          <w:rPr>
            <w:rFonts w:ascii="Times New Roman" w:eastAsia="Times New Roman" w:hAnsi="Times New Roman" w:cs="Times New Roman"/>
            <w:sz w:val="24"/>
            <w:szCs w:val="24"/>
          </w:rPr>
          <w:object w:dxaOrig="225" w:dyaOrig="225">
            <v:shape id="_x0000_i1070" type="#_x0000_t75" style="width:60.75pt;height:18pt" o:ole="">
              <v:imagedata r:id="rId47" o:title=""/>
            </v:shape>
            <w:control r:id="rId49" w:name="DefaultOcxName1" w:shapeid="_x0000_i1070"/>
          </w:object>
        </w:r>
        <w:r w:rsidRPr="00BD4362">
          <w:rPr>
            <w:rFonts w:ascii="Times New Roman" w:eastAsia="Times New Roman" w:hAnsi="Times New Roman" w:cs="Times New Roman"/>
            <w:sz w:val="24"/>
            <w:szCs w:val="24"/>
          </w:rPr>
          <w:t xml:space="preserve"> E-Mail Address </w:t>
        </w:r>
      </w:ins>
    </w:p>
    <w:p w:rsidR="00BD4362" w:rsidRPr="00BD4362" w:rsidRDefault="00BD4362" w:rsidP="00BD4362">
      <w:pPr>
        <w:pBdr>
          <w:top w:val="single" w:sz="6" w:space="1" w:color="auto"/>
        </w:pBdr>
        <w:spacing w:after="0" w:line="240" w:lineRule="auto"/>
        <w:jc w:val="center"/>
        <w:rPr>
          <w:rFonts w:ascii="Arial" w:eastAsia="Times New Roman" w:hAnsi="Arial" w:cs="Arial"/>
          <w:vanish/>
          <w:sz w:val="16"/>
          <w:szCs w:val="16"/>
        </w:rPr>
      </w:pPr>
      <w:r w:rsidRPr="00BD4362">
        <w:rPr>
          <w:rFonts w:ascii="Arial" w:eastAsia="Times New Roman" w:hAnsi="Arial" w:cs="Arial"/>
          <w:vanish/>
          <w:sz w:val="16"/>
          <w:szCs w:val="16"/>
        </w:rPr>
        <w:t>Bottom of Form</w:t>
      </w:r>
    </w:p>
    <w:p w:rsidR="00BD4362" w:rsidRPr="00BD4362" w:rsidRDefault="00BD4362" w:rsidP="00BD4362">
      <w:pPr>
        <w:spacing w:after="0" w:line="240" w:lineRule="auto"/>
        <w:rPr>
          <w:ins w:id="154" w:author="Unknown"/>
          <w:rFonts w:ascii="Times New Roman" w:eastAsia="Times New Roman" w:hAnsi="Times New Roman" w:cs="Times New Roman"/>
          <w:sz w:val="24"/>
          <w:szCs w:val="24"/>
        </w:rPr>
      </w:pPr>
      <w:ins w:id="155" w:author="Unknown">
        <w:r w:rsidRPr="00BD4362">
          <w:rPr>
            <w:rFonts w:ascii="Times New Roman" w:eastAsia="Times New Roman" w:hAnsi="Times New Roman" w:cs="Times New Roman"/>
            <w:sz w:val="24"/>
            <w:szCs w:val="24"/>
          </w:rPr>
          <w:t xml:space="preserve">FILED UNDER: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"http://dooneyskitchen.com/category/tricks-cheats/how-tos/" </w:instrText>
        </w:r>
        <w:r w:rsidR="001E0372" w:rsidRPr="00BD4362">
          <w:rPr>
            <w:rFonts w:ascii="Times New Roman" w:eastAsia="Times New Roman" w:hAnsi="Times New Roman" w:cs="Times New Roman"/>
            <w:sz w:val="24"/>
            <w:szCs w:val="24"/>
          </w:rPr>
          <w:fldChar w:fldCharType="separate"/>
        </w:r>
        <w:r w:rsidRPr="00BD4362">
          <w:rPr>
            <w:rFonts w:ascii="Times New Roman" w:eastAsia="Times New Roman" w:hAnsi="Times New Roman" w:cs="Times New Roman"/>
            <w:color w:val="0000FF"/>
            <w:sz w:val="24"/>
            <w:szCs w:val="24"/>
            <w:u w:val="single"/>
          </w:rPr>
          <w:t xml:space="preserve">How </w:t>
        </w:r>
        <w:proofErr w:type="spellStart"/>
        <w:proofErr w:type="gramStart"/>
        <w:r w:rsidRPr="00BD4362">
          <w:rPr>
            <w:rFonts w:ascii="Times New Roman" w:eastAsia="Times New Roman" w:hAnsi="Times New Roman" w:cs="Times New Roman"/>
            <w:color w:val="0000FF"/>
            <w:sz w:val="24"/>
            <w:szCs w:val="24"/>
            <w:u w:val="single"/>
          </w:rPr>
          <w:t>To's</w:t>
        </w:r>
        <w:proofErr w:type="spellEnd"/>
        <w:proofErr w:type="gramEnd"/>
        <w:r w:rsidR="001E0372" w:rsidRPr="00BD4362">
          <w:rPr>
            <w:rFonts w:ascii="Times New Roman" w:eastAsia="Times New Roman" w:hAnsi="Times New Roman" w:cs="Times New Roman"/>
            <w:sz w:val="24"/>
            <w:szCs w:val="24"/>
          </w:rPr>
          <w:fldChar w:fldCharType="end"/>
        </w:r>
      </w:ins>
    </w:p>
    <w:p w:rsidR="00BD4362" w:rsidRPr="00BD4362" w:rsidRDefault="00BD4362" w:rsidP="00BD4362">
      <w:pPr>
        <w:spacing w:after="0" w:line="240" w:lineRule="auto"/>
        <w:rPr>
          <w:ins w:id="156" w:author="Unknown"/>
          <w:rFonts w:ascii="Times New Roman" w:eastAsia="Times New Roman" w:hAnsi="Times New Roman" w:cs="Times New Roman"/>
          <w:sz w:val="24"/>
          <w:szCs w:val="24"/>
        </w:rPr>
      </w:pPr>
      <w:ins w:id="157" w:author="Unknown">
        <w:r w:rsidRPr="00BD4362">
          <w:rPr>
            <w:rFonts w:ascii="Times New Roman" w:eastAsia="Times New Roman" w:hAnsi="Times New Roman" w:cs="Times New Roman"/>
            <w:sz w:val="24"/>
            <w:szCs w:val="24"/>
          </w:rPr>
          <w:t xml:space="preserve">TAGGED WITH: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"http://dooneyskitchen.com/tag/samosa-wrappers/" </w:instrText>
        </w:r>
        <w:r w:rsidR="001E0372" w:rsidRPr="00BD4362">
          <w:rPr>
            <w:rFonts w:ascii="Times New Roman" w:eastAsia="Times New Roman" w:hAnsi="Times New Roman" w:cs="Times New Roman"/>
            <w:sz w:val="24"/>
            <w:szCs w:val="24"/>
          </w:rPr>
          <w:fldChar w:fldCharType="separate"/>
        </w:r>
        <w:proofErr w:type="spellStart"/>
        <w:r w:rsidRPr="00BD4362">
          <w:rPr>
            <w:rFonts w:ascii="Times New Roman" w:eastAsia="Times New Roman" w:hAnsi="Times New Roman" w:cs="Times New Roman"/>
            <w:color w:val="0000FF"/>
            <w:sz w:val="24"/>
            <w:szCs w:val="24"/>
            <w:u w:val="single"/>
          </w:rPr>
          <w:t>samosa</w:t>
        </w:r>
        <w:proofErr w:type="spellEnd"/>
        <w:r w:rsidRPr="00BD4362">
          <w:rPr>
            <w:rFonts w:ascii="Times New Roman" w:eastAsia="Times New Roman" w:hAnsi="Times New Roman" w:cs="Times New Roman"/>
            <w:color w:val="0000FF"/>
            <w:sz w:val="24"/>
            <w:szCs w:val="24"/>
            <w:u w:val="single"/>
          </w:rPr>
          <w:t xml:space="preserve"> wrappers</w:t>
        </w:r>
        <w:r w:rsidR="001E0372" w:rsidRPr="00BD4362">
          <w:rPr>
            <w:rFonts w:ascii="Times New Roman" w:eastAsia="Times New Roman" w:hAnsi="Times New Roman" w:cs="Times New Roman"/>
            <w:sz w:val="24"/>
            <w:szCs w:val="24"/>
          </w:rPr>
          <w:fldChar w:fldCharType="end"/>
        </w:r>
        <w:r w:rsidRPr="00BD4362">
          <w:rPr>
            <w:rFonts w:ascii="Times New Roman" w:eastAsia="Times New Roman" w:hAnsi="Times New Roman" w:cs="Times New Roman"/>
            <w:sz w:val="24"/>
            <w:szCs w:val="24"/>
          </w:rPr>
          <w:t xml:space="preserve">, </w:t>
        </w:r>
        <w:r w:rsidR="001E0372" w:rsidRPr="00BD4362">
          <w:rPr>
            <w:rFonts w:ascii="Times New Roman" w:eastAsia="Times New Roman" w:hAnsi="Times New Roman" w:cs="Times New Roman"/>
            <w:sz w:val="24"/>
            <w:szCs w:val="24"/>
          </w:rPr>
          <w:fldChar w:fldCharType="begin"/>
        </w:r>
        <w:r w:rsidRPr="00BD4362">
          <w:rPr>
            <w:rFonts w:ascii="Times New Roman" w:eastAsia="Times New Roman" w:hAnsi="Times New Roman" w:cs="Times New Roman"/>
            <w:sz w:val="24"/>
            <w:szCs w:val="24"/>
          </w:rPr>
          <w:instrText xml:space="preserve"> HYPERLINK "http://dooneyskitchen.com/tag/spring-roll-wrappers/" </w:instrText>
        </w:r>
        <w:r w:rsidR="001E0372" w:rsidRPr="00BD4362">
          <w:rPr>
            <w:rFonts w:ascii="Times New Roman" w:eastAsia="Times New Roman" w:hAnsi="Times New Roman" w:cs="Times New Roman"/>
            <w:sz w:val="24"/>
            <w:szCs w:val="24"/>
          </w:rPr>
          <w:fldChar w:fldCharType="separate"/>
        </w:r>
        <w:r w:rsidRPr="00BD4362">
          <w:rPr>
            <w:rFonts w:ascii="Times New Roman" w:eastAsia="Times New Roman" w:hAnsi="Times New Roman" w:cs="Times New Roman"/>
            <w:color w:val="0000FF"/>
            <w:sz w:val="24"/>
            <w:szCs w:val="24"/>
            <w:u w:val="single"/>
          </w:rPr>
          <w:t>spring roll wrappers</w:t>
        </w:r>
        <w:r w:rsidR="001E0372" w:rsidRPr="00BD4362">
          <w:rPr>
            <w:rFonts w:ascii="Times New Roman" w:eastAsia="Times New Roman" w:hAnsi="Times New Roman" w:cs="Times New Roman"/>
            <w:sz w:val="24"/>
            <w:szCs w:val="24"/>
          </w:rPr>
          <w:fldChar w:fldCharType="end"/>
        </w:r>
      </w:ins>
    </w:p>
    <w:p w:rsidR="00BD4362" w:rsidRPr="00BD4362" w:rsidRDefault="00BD4362" w:rsidP="00BD4362">
      <w:pPr>
        <w:spacing w:after="0" w:line="240" w:lineRule="auto"/>
        <w:rPr>
          <w:ins w:id="158"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 cy="666750"/>
            <wp:effectExtent l="19050" t="0" r="0" b="0"/>
            <wp:docPr id="43" name="Picture 43" descr="Do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oney"/>
                    <pic:cNvPicPr>
                      <a:picLocks noChangeAspect="1" noChangeArrowheads="1"/>
                    </pic:cNvPicPr>
                  </pic:nvPicPr>
                  <pic:blipFill>
                    <a:blip r:embed="rId50"/>
                    <a:srcRect/>
                    <a:stretch>
                      <a:fillRect/>
                    </a:stretch>
                  </pic:blipFill>
                  <pic:spPr bwMode="auto">
                    <a:xfrm>
                      <a:off x="0" y="0"/>
                      <a:ext cx="666750" cy="666750"/>
                    </a:xfrm>
                    <a:prstGeom prst="rect">
                      <a:avLst/>
                    </a:prstGeom>
                    <a:noFill/>
                    <a:ln w="9525">
                      <a:noFill/>
                      <a:miter lim="800000"/>
                      <a:headEnd/>
                      <a:tailEnd/>
                    </a:ln>
                  </pic:spPr>
                </pic:pic>
              </a:graphicData>
            </a:graphic>
          </wp:inline>
        </w:drawing>
      </w:r>
    </w:p>
    <w:p w:rsidR="00BD4362" w:rsidRPr="00BD4362" w:rsidRDefault="00BD4362" w:rsidP="00BD4362">
      <w:pPr>
        <w:spacing w:before="100" w:beforeAutospacing="1" w:after="100" w:afterAutospacing="1" w:line="240" w:lineRule="auto"/>
        <w:outlineLvl w:val="3"/>
        <w:rPr>
          <w:ins w:id="159" w:author="Unknown"/>
          <w:rFonts w:ascii="Times New Roman" w:eastAsia="Times New Roman" w:hAnsi="Times New Roman" w:cs="Times New Roman"/>
          <w:b/>
          <w:bCs/>
          <w:sz w:val="24"/>
          <w:szCs w:val="24"/>
        </w:rPr>
      </w:pPr>
      <w:ins w:id="160" w:author="Unknown">
        <w:r w:rsidRPr="00BD4362">
          <w:rPr>
            <w:rFonts w:ascii="Times New Roman" w:eastAsia="Times New Roman" w:hAnsi="Times New Roman" w:cs="Times New Roman"/>
            <w:b/>
            <w:bCs/>
            <w:sz w:val="24"/>
            <w:szCs w:val="24"/>
          </w:rPr>
          <w:t xml:space="preserve">About </w:t>
        </w:r>
        <w:proofErr w:type="spellStart"/>
        <w:r w:rsidRPr="00BD4362">
          <w:rPr>
            <w:rFonts w:ascii="Times New Roman" w:eastAsia="Times New Roman" w:hAnsi="Times New Roman" w:cs="Times New Roman"/>
            <w:b/>
            <w:bCs/>
            <w:sz w:val="24"/>
            <w:szCs w:val="24"/>
          </w:rPr>
          <w:t>Dooney</w:t>
        </w:r>
        <w:proofErr w:type="spellEnd"/>
      </w:ins>
    </w:p>
    <w:p w:rsidR="00BD4362" w:rsidRPr="00BD4362" w:rsidRDefault="00BD4362" w:rsidP="00BD4362">
      <w:pPr>
        <w:spacing w:before="100" w:beforeAutospacing="1" w:after="100" w:afterAutospacing="1" w:line="240" w:lineRule="auto"/>
        <w:rPr>
          <w:ins w:id="161" w:author="Unknown"/>
          <w:rFonts w:ascii="Times New Roman" w:eastAsia="Times New Roman" w:hAnsi="Times New Roman" w:cs="Times New Roman"/>
          <w:sz w:val="24"/>
          <w:szCs w:val="24"/>
        </w:rPr>
      </w:pPr>
      <w:proofErr w:type="spellStart"/>
      <w:ins w:id="162" w:author="Unknown">
        <w:r w:rsidRPr="00BD4362">
          <w:rPr>
            <w:rFonts w:ascii="Times New Roman" w:eastAsia="Times New Roman" w:hAnsi="Times New Roman" w:cs="Times New Roman"/>
            <w:sz w:val="24"/>
            <w:szCs w:val="24"/>
          </w:rPr>
          <w:t>Dooney</w:t>
        </w:r>
        <w:proofErr w:type="spellEnd"/>
        <w:r w:rsidRPr="00BD4362">
          <w:rPr>
            <w:rFonts w:ascii="Times New Roman" w:eastAsia="Times New Roman" w:hAnsi="Times New Roman" w:cs="Times New Roman"/>
            <w:sz w:val="24"/>
            <w:szCs w:val="24"/>
          </w:rPr>
          <w:t xml:space="preserve"> is the blogger, recipe developer and photographer for </w:t>
        </w:r>
        <w:proofErr w:type="spellStart"/>
        <w:r w:rsidRPr="00BD4362">
          <w:rPr>
            <w:rFonts w:ascii="Times New Roman" w:eastAsia="Times New Roman" w:hAnsi="Times New Roman" w:cs="Times New Roman"/>
            <w:sz w:val="24"/>
            <w:szCs w:val="24"/>
          </w:rPr>
          <w:t>Dooney's</w:t>
        </w:r>
        <w:proofErr w:type="spellEnd"/>
        <w:r w:rsidRPr="00BD4362">
          <w:rPr>
            <w:rFonts w:ascii="Times New Roman" w:eastAsia="Times New Roman" w:hAnsi="Times New Roman" w:cs="Times New Roman"/>
            <w:sz w:val="24"/>
            <w:szCs w:val="24"/>
          </w:rPr>
          <w:t xml:space="preserve"> Kitchen. I spend my days trying to figure out creative ways to redefine Nigerian food, either by creating a new dish itself using ingredients in ways that have never been used before, or changing the approach to Nigerian cooking using kitchen gadgets.</w:t>
        </w:r>
      </w:ins>
    </w:p>
    <w:p w:rsidR="0033377E" w:rsidRDefault="0033377E"/>
    <w:sectPr w:rsidR="0033377E" w:rsidSect="003337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3F81"/>
    <w:multiLevelType w:val="multilevel"/>
    <w:tmpl w:val="DA800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9018FE"/>
    <w:multiLevelType w:val="multilevel"/>
    <w:tmpl w:val="0EE8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F42899"/>
    <w:multiLevelType w:val="multilevel"/>
    <w:tmpl w:val="8050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D7116C"/>
    <w:multiLevelType w:val="multilevel"/>
    <w:tmpl w:val="1C08A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926705"/>
    <w:multiLevelType w:val="multilevel"/>
    <w:tmpl w:val="EC82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D4362"/>
    <w:rsid w:val="001E0372"/>
    <w:rsid w:val="0033377E"/>
    <w:rsid w:val="00BD4362"/>
    <w:rsid w:val="00C469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77E"/>
  </w:style>
  <w:style w:type="paragraph" w:styleId="Heading1">
    <w:name w:val="heading 1"/>
    <w:basedOn w:val="Normal"/>
    <w:link w:val="Heading1Char"/>
    <w:uiPriority w:val="9"/>
    <w:qFormat/>
    <w:rsid w:val="00BD43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3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436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3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3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36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436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D4362"/>
    <w:rPr>
      <w:color w:val="0000FF"/>
      <w:u w:val="single"/>
    </w:rPr>
  </w:style>
  <w:style w:type="character" w:styleId="FollowedHyperlink">
    <w:name w:val="FollowedHyperlink"/>
    <w:basedOn w:val="DefaultParagraphFont"/>
    <w:uiPriority w:val="99"/>
    <w:semiHidden/>
    <w:unhideWhenUsed/>
    <w:rsid w:val="00BD4362"/>
    <w:rPr>
      <w:color w:val="800080"/>
      <w:u w:val="single"/>
    </w:rPr>
  </w:style>
  <w:style w:type="paragraph" w:customStyle="1" w:styleId="site-title">
    <w:name w:val="site-title"/>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try-meta">
    <w:name w:val="entry-meta"/>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ategories">
    <w:name w:val="entry-categories"/>
    <w:basedOn w:val="DefaultParagraphFont"/>
    <w:rsid w:val="00BD4362"/>
  </w:style>
  <w:style w:type="paragraph" w:styleId="NormalWeb">
    <w:name w:val="Normal (Web)"/>
    <w:basedOn w:val="Normal"/>
    <w:uiPriority w:val="99"/>
    <w:semiHidden/>
    <w:unhideWhenUsed/>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4362"/>
    <w:rPr>
      <w:b/>
      <w:bCs/>
    </w:rPr>
  </w:style>
  <w:style w:type="character" w:customStyle="1" w:styleId="dashicons">
    <w:name w:val="dashicons"/>
    <w:basedOn w:val="DefaultParagraphFont"/>
    <w:rsid w:val="00BD4362"/>
  </w:style>
  <w:style w:type="character" w:customStyle="1" w:styleId="entry-comments-link">
    <w:name w:val="entry-comments-link"/>
    <w:basedOn w:val="DefaultParagraphFont"/>
    <w:rsid w:val="00BD4362"/>
  </w:style>
  <w:style w:type="paragraph" w:styleId="z-TopofForm">
    <w:name w:val="HTML Top of Form"/>
    <w:basedOn w:val="Normal"/>
    <w:next w:val="Normal"/>
    <w:link w:val="z-TopofFormChar"/>
    <w:hidden/>
    <w:uiPriority w:val="99"/>
    <w:semiHidden/>
    <w:unhideWhenUsed/>
    <w:rsid w:val="00BD436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D436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D436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D4362"/>
    <w:rPr>
      <w:rFonts w:ascii="Arial" w:eastAsia="Times New Roman" w:hAnsi="Arial" w:cs="Arial"/>
      <w:vanish/>
      <w:sz w:val="16"/>
      <w:szCs w:val="16"/>
    </w:rPr>
  </w:style>
  <w:style w:type="character" w:styleId="Emphasis">
    <w:name w:val="Emphasis"/>
    <w:basedOn w:val="DefaultParagraphFont"/>
    <w:uiPriority w:val="20"/>
    <w:qFormat/>
    <w:rsid w:val="00BD4362"/>
    <w:rPr>
      <w:i/>
      <w:iCs/>
    </w:rPr>
  </w:style>
  <w:style w:type="paragraph" w:customStyle="1" w:styleId="jp-relatedposts-post-date">
    <w:name w:val="jp-relatedposts-post-date"/>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s-policy">
    <w:name w:val="comments-policy"/>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jacent-post-link">
    <w:name w:val="adjacent-post-link"/>
    <w:basedOn w:val="DefaultParagraphFont"/>
    <w:rsid w:val="00BD4362"/>
  </w:style>
  <w:style w:type="paragraph" w:customStyle="1" w:styleId="comment-author">
    <w:name w:val="comment-author"/>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ys">
    <w:name w:val="says"/>
    <w:basedOn w:val="DefaultParagraphFont"/>
    <w:rsid w:val="00BD4362"/>
  </w:style>
  <w:style w:type="paragraph" w:customStyle="1" w:styleId="comment-meta">
    <w:name w:val="comment-meta"/>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notes">
    <w:name w:val="comment-notes"/>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BD4362"/>
  </w:style>
  <w:style w:type="paragraph" w:customStyle="1" w:styleId="comment-form-comment">
    <w:name w:val="comment-form-comment"/>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subscription-form">
    <w:name w:val="comment-subscription-form"/>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BD4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uthor-link">
    <w:name w:val="comment-author-link"/>
    <w:basedOn w:val="DefaultParagraphFont"/>
    <w:rsid w:val="00BD4362"/>
  </w:style>
  <w:style w:type="character" w:customStyle="1" w:styleId="scroll-back-to-top-inner">
    <w:name w:val="scroll-back-to-top-inner"/>
    <w:basedOn w:val="DefaultParagraphFont"/>
    <w:rsid w:val="00BD4362"/>
  </w:style>
  <w:style w:type="paragraph" w:styleId="BalloonText">
    <w:name w:val="Balloon Text"/>
    <w:basedOn w:val="Normal"/>
    <w:link w:val="BalloonTextChar"/>
    <w:uiPriority w:val="99"/>
    <w:semiHidden/>
    <w:unhideWhenUsed/>
    <w:rsid w:val="00BD4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3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3249662">
      <w:bodyDiv w:val="1"/>
      <w:marLeft w:val="0"/>
      <w:marRight w:val="0"/>
      <w:marTop w:val="0"/>
      <w:marBottom w:val="0"/>
      <w:divBdr>
        <w:top w:val="none" w:sz="0" w:space="0" w:color="auto"/>
        <w:left w:val="none" w:sz="0" w:space="0" w:color="auto"/>
        <w:bottom w:val="none" w:sz="0" w:space="0" w:color="auto"/>
        <w:right w:val="none" w:sz="0" w:space="0" w:color="auto"/>
      </w:divBdr>
      <w:divsChild>
        <w:div w:id="1207644502">
          <w:marLeft w:val="0"/>
          <w:marRight w:val="0"/>
          <w:marTop w:val="0"/>
          <w:marBottom w:val="0"/>
          <w:divBdr>
            <w:top w:val="none" w:sz="0" w:space="0" w:color="auto"/>
            <w:left w:val="none" w:sz="0" w:space="0" w:color="auto"/>
            <w:bottom w:val="none" w:sz="0" w:space="0" w:color="auto"/>
            <w:right w:val="none" w:sz="0" w:space="0" w:color="auto"/>
          </w:divBdr>
          <w:divsChild>
            <w:div w:id="1012413525">
              <w:marLeft w:val="0"/>
              <w:marRight w:val="0"/>
              <w:marTop w:val="0"/>
              <w:marBottom w:val="0"/>
              <w:divBdr>
                <w:top w:val="none" w:sz="0" w:space="0" w:color="auto"/>
                <w:left w:val="none" w:sz="0" w:space="0" w:color="auto"/>
                <w:bottom w:val="none" w:sz="0" w:space="0" w:color="auto"/>
                <w:right w:val="none" w:sz="0" w:space="0" w:color="auto"/>
              </w:divBdr>
            </w:div>
          </w:divsChild>
        </w:div>
        <w:div w:id="980814310">
          <w:marLeft w:val="0"/>
          <w:marRight w:val="0"/>
          <w:marTop w:val="0"/>
          <w:marBottom w:val="0"/>
          <w:divBdr>
            <w:top w:val="none" w:sz="0" w:space="0" w:color="auto"/>
            <w:left w:val="none" w:sz="0" w:space="0" w:color="auto"/>
            <w:bottom w:val="none" w:sz="0" w:space="0" w:color="auto"/>
            <w:right w:val="none" w:sz="0" w:space="0" w:color="auto"/>
          </w:divBdr>
          <w:divsChild>
            <w:div w:id="1565678276">
              <w:marLeft w:val="0"/>
              <w:marRight w:val="0"/>
              <w:marTop w:val="0"/>
              <w:marBottom w:val="0"/>
              <w:divBdr>
                <w:top w:val="none" w:sz="0" w:space="0" w:color="auto"/>
                <w:left w:val="none" w:sz="0" w:space="0" w:color="auto"/>
                <w:bottom w:val="none" w:sz="0" w:space="0" w:color="auto"/>
                <w:right w:val="none" w:sz="0" w:space="0" w:color="auto"/>
              </w:divBdr>
              <w:divsChild>
                <w:div w:id="920915318">
                  <w:marLeft w:val="0"/>
                  <w:marRight w:val="0"/>
                  <w:marTop w:val="0"/>
                  <w:marBottom w:val="0"/>
                  <w:divBdr>
                    <w:top w:val="none" w:sz="0" w:space="0" w:color="auto"/>
                    <w:left w:val="none" w:sz="0" w:space="0" w:color="auto"/>
                    <w:bottom w:val="none" w:sz="0" w:space="0" w:color="auto"/>
                    <w:right w:val="none" w:sz="0" w:space="0" w:color="auto"/>
                  </w:divBdr>
                </w:div>
                <w:div w:id="1982155266">
                  <w:marLeft w:val="0"/>
                  <w:marRight w:val="0"/>
                  <w:marTop w:val="0"/>
                  <w:marBottom w:val="0"/>
                  <w:divBdr>
                    <w:top w:val="none" w:sz="0" w:space="0" w:color="auto"/>
                    <w:left w:val="none" w:sz="0" w:space="0" w:color="auto"/>
                    <w:bottom w:val="none" w:sz="0" w:space="0" w:color="auto"/>
                    <w:right w:val="none" w:sz="0" w:space="0" w:color="auto"/>
                  </w:divBdr>
                  <w:divsChild>
                    <w:div w:id="20231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200">
              <w:marLeft w:val="0"/>
              <w:marRight w:val="0"/>
              <w:marTop w:val="0"/>
              <w:marBottom w:val="0"/>
              <w:divBdr>
                <w:top w:val="none" w:sz="0" w:space="0" w:color="auto"/>
                <w:left w:val="none" w:sz="0" w:space="0" w:color="auto"/>
                <w:bottom w:val="none" w:sz="0" w:space="0" w:color="auto"/>
                <w:right w:val="none" w:sz="0" w:space="0" w:color="auto"/>
              </w:divBdr>
              <w:divsChild>
                <w:div w:id="2124299905">
                  <w:marLeft w:val="0"/>
                  <w:marRight w:val="0"/>
                  <w:marTop w:val="0"/>
                  <w:marBottom w:val="0"/>
                  <w:divBdr>
                    <w:top w:val="none" w:sz="0" w:space="0" w:color="auto"/>
                    <w:left w:val="none" w:sz="0" w:space="0" w:color="auto"/>
                    <w:bottom w:val="none" w:sz="0" w:space="0" w:color="auto"/>
                    <w:right w:val="none" w:sz="0" w:space="0" w:color="auto"/>
                  </w:divBdr>
                  <w:divsChild>
                    <w:div w:id="862789054">
                      <w:marLeft w:val="0"/>
                      <w:marRight w:val="0"/>
                      <w:marTop w:val="0"/>
                      <w:marBottom w:val="0"/>
                      <w:divBdr>
                        <w:top w:val="none" w:sz="0" w:space="0" w:color="auto"/>
                        <w:left w:val="none" w:sz="0" w:space="0" w:color="auto"/>
                        <w:bottom w:val="none" w:sz="0" w:space="0" w:color="auto"/>
                        <w:right w:val="none" w:sz="0" w:space="0" w:color="auto"/>
                      </w:divBdr>
                    </w:div>
                    <w:div w:id="803498632">
                      <w:marLeft w:val="0"/>
                      <w:marRight w:val="0"/>
                      <w:marTop w:val="0"/>
                      <w:marBottom w:val="0"/>
                      <w:divBdr>
                        <w:top w:val="none" w:sz="0" w:space="0" w:color="auto"/>
                        <w:left w:val="none" w:sz="0" w:space="0" w:color="auto"/>
                        <w:bottom w:val="none" w:sz="0" w:space="0" w:color="auto"/>
                        <w:right w:val="none" w:sz="0" w:space="0" w:color="auto"/>
                      </w:divBdr>
                      <w:divsChild>
                        <w:div w:id="1024983358">
                          <w:marLeft w:val="0"/>
                          <w:marRight w:val="0"/>
                          <w:marTop w:val="0"/>
                          <w:marBottom w:val="0"/>
                          <w:divBdr>
                            <w:top w:val="none" w:sz="0" w:space="0" w:color="auto"/>
                            <w:left w:val="none" w:sz="0" w:space="0" w:color="auto"/>
                            <w:bottom w:val="none" w:sz="0" w:space="0" w:color="auto"/>
                            <w:right w:val="none" w:sz="0" w:space="0" w:color="auto"/>
                          </w:divBdr>
                          <w:divsChild>
                            <w:div w:id="1845243155">
                              <w:marLeft w:val="0"/>
                              <w:marRight w:val="0"/>
                              <w:marTop w:val="0"/>
                              <w:marBottom w:val="0"/>
                              <w:divBdr>
                                <w:top w:val="none" w:sz="0" w:space="0" w:color="auto"/>
                                <w:left w:val="none" w:sz="0" w:space="0" w:color="auto"/>
                                <w:bottom w:val="none" w:sz="0" w:space="0" w:color="auto"/>
                                <w:right w:val="none" w:sz="0" w:space="0" w:color="auto"/>
                              </w:divBdr>
                              <w:divsChild>
                                <w:div w:id="1477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518101">
          <w:marLeft w:val="0"/>
          <w:marRight w:val="0"/>
          <w:marTop w:val="0"/>
          <w:marBottom w:val="0"/>
          <w:divBdr>
            <w:top w:val="none" w:sz="0" w:space="0" w:color="auto"/>
            <w:left w:val="none" w:sz="0" w:space="0" w:color="auto"/>
            <w:bottom w:val="none" w:sz="0" w:space="0" w:color="auto"/>
            <w:right w:val="none" w:sz="0" w:space="0" w:color="auto"/>
          </w:divBdr>
          <w:divsChild>
            <w:div w:id="1267930314">
              <w:marLeft w:val="0"/>
              <w:marRight w:val="0"/>
              <w:marTop w:val="0"/>
              <w:marBottom w:val="0"/>
              <w:divBdr>
                <w:top w:val="none" w:sz="0" w:space="0" w:color="auto"/>
                <w:left w:val="none" w:sz="0" w:space="0" w:color="auto"/>
                <w:bottom w:val="none" w:sz="0" w:space="0" w:color="auto"/>
                <w:right w:val="none" w:sz="0" w:space="0" w:color="auto"/>
              </w:divBdr>
            </w:div>
            <w:div w:id="205065508">
              <w:marLeft w:val="0"/>
              <w:marRight w:val="0"/>
              <w:marTop w:val="0"/>
              <w:marBottom w:val="0"/>
              <w:divBdr>
                <w:top w:val="none" w:sz="0" w:space="0" w:color="auto"/>
                <w:left w:val="none" w:sz="0" w:space="0" w:color="auto"/>
                <w:bottom w:val="none" w:sz="0" w:space="0" w:color="auto"/>
                <w:right w:val="none" w:sz="0" w:space="0" w:color="auto"/>
              </w:divBdr>
            </w:div>
          </w:divsChild>
        </w:div>
        <w:div w:id="1505820826">
          <w:marLeft w:val="0"/>
          <w:marRight w:val="0"/>
          <w:marTop w:val="0"/>
          <w:marBottom w:val="0"/>
          <w:divBdr>
            <w:top w:val="none" w:sz="0" w:space="0" w:color="auto"/>
            <w:left w:val="none" w:sz="0" w:space="0" w:color="auto"/>
            <w:bottom w:val="none" w:sz="0" w:space="0" w:color="auto"/>
            <w:right w:val="none" w:sz="0" w:space="0" w:color="auto"/>
          </w:divBdr>
        </w:div>
        <w:div w:id="660237164">
          <w:marLeft w:val="0"/>
          <w:marRight w:val="0"/>
          <w:marTop w:val="0"/>
          <w:marBottom w:val="0"/>
          <w:divBdr>
            <w:top w:val="none" w:sz="0" w:space="0" w:color="auto"/>
            <w:left w:val="none" w:sz="0" w:space="0" w:color="auto"/>
            <w:bottom w:val="none" w:sz="0" w:space="0" w:color="auto"/>
            <w:right w:val="none" w:sz="0" w:space="0" w:color="auto"/>
          </w:divBdr>
          <w:divsChild>
            <w:div w:id="1593005360">
              <w:marLeft w:val="0"/>
              <w:marRight w:val="0"/>
              <w:marTop w:val="0"/>
              <w:marBottom w:val="0"/>
              <w:divBdr>
                <w:top w:val="none" w:sz="0" w:space="0" w:color="auto"/>
                <w:left w:val="none" w:sz="0" w:space="0" w:color="auto"/>
                <w:bottom w:val="none" w:sz="0" w:space="0" w:color="auto"/>
                <w:right w:val="none" w:sz="0" w:space="0" w:color="auto"/>
              </w:divBdr>
              <w:divsChild>
                <w:div w:id="245042273">
                  <w:marLeft w:val="0"/>
                  <w:marRight w:val="0"/>
                  <w:marTop w:val="0"/>
                  <w:marBottom w:val="0"/>
                  <w:divBdr>
                    <w:top w:val="none" w:sz="0" w:space="0" w:color="auto"/>
                    <w:left w:val="none" w:sz="0" w:space="0" w:color="auto"/>
                    <w:bottom w:val="none" w:sz="0" w:space="0" w:color="auto"/>
                    <w:right w:val="none" w:sz="0" w:space="0" w:color="auto"/>
                  </w:divBdr>
                </w:div>
                <w:div w:id="56631462">
                  <w:marLeft w:val="0"/>
                  <w:marRight w:val="0"/>
                  <w:marTop w:val="0"/>
                  <w:marBottom w:val="0"/>
                  <w:divBdr>
                    <w:top w:val="none" w:sz="0" w:space="0" w:color="auto"/>
                    <w:left w:val="none" w:sz="0" w:space="0" w:color="auto"/>
                    <w:bottom w:val="none" w:sz="0" w:space="0" w:color="auto"/>
                    <w:right w:val="none" w:sz="0" w:space="0" w:color="auto"/>
                  </w:divBdr>
                </w:div>
                <w:div w:id="2090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598">
          <w:marLeft w:val="0"/>
          <w:marRight w:val="0"/>
          <w:marTop w:val="0"/>
          <w:marBottom w:val="0"/>
          <w:divBdr>
            <w:top w:val="none" w:sz="0" w:space="0" w:color="auto"/>
            <w:left w:val="none" w:sz="0" w:space="0" w:color="auto"/>
            <w:bottom w:val="none" w:sz="0" w:space="0" w:color="auto"/>
            <w:right w:val="none" w:sz="0" w:space="0" w:color="auto"/>
          </w:divBdr>
          <w:divsChild>
            <w:div w:id="1140806584">
              <w:marLeft w:val="0"/>
              <w:marRight w:val="0"/>
              <w:marTop w:val="0"/>
              <w:marBottom w:val="0"/>
              <w:divBdr>
                <w:top w:val="none" w:sz="0" w:space="0" w:color="auto"/>
                <w:left w:val="none" w:sz="0" w:space="0" w:color="auto"/>
                <w:bottom w:val="none" w:sz="0" w:space="0" w:color="auto"/>
                <w:right w:val="none" w:sz="0" w:space="0" w:color="auto"/>
              </w:divBdr>
            </w:div>
            <w:div w:id="1711567752">
              <w:marLeft w:val="0"/>
              <w:marRight w:val="0"/>
              <w:marTop w:val="0"/>
              <w:marBottom w:val="0"/>
              <w:divBdr>
                <w:top w:val="none" w:sz="0" w:space="0" w:color="auto"/>
                <w:left w:val="none" w:sz="0" w:space="0" w:color="auto"/>
                <w:bottom w:val="none" w:sz="0" w:space="0" w:color="auto"/>
                <w:right w:val="none" w:sz="0" w:space="0" w:color="auto"/>
              </w:divBdr>
            </w:div>
          </w:divsChild>
        </w:div>
        <w:div w:id="824781288">
          <w:marLeft w:val="0"/>
          <w:marRight w:val="0"/>
          <w:marTop w:val="0"/>
          <w:marBottom w:val="0"/>
          <w:divBdr>
            <w:top w:val="none" w:sz="0" w:space="0" w:color="auto"/>
            <w:left w:val="none" w:sz="0" w:space="0" w:color="auto"/>
            <w:bottom w:val="none" w:sz="0" w:space="0" w:color="auto"/>
            <w:right w:val="none" w:sz="0" w:space="0" w:color="auto"/>
          </w:divBdr>
          <w:divsChild>
            <w:div w:id="915357493">
              <w:marLeft w:val="0"/>
              <w:marRight w:val="0"/>
              <w:marTop w:val="0"/>
              <w:marBottom w:val="0"/>
              <w:divBdr>
                <w:top w:val="none" w:sz="0" w:space="0" w:color="auto"/>
                <w:left w:val="none" w:sz="0" w:space="0" w:color="auto"/>
                <w:bottom w:val="none" w:sz="0" w:space="0" w:color="auto"/>
                <w:right w:val="none" w:sz="0" w:space="0" w:color="auto"/>
              </w:divBdr>
            </w:div>
            <w:div w:id="1869638414">
              <w:marLeft w:val="0"/>
              <w:marRight w:val="0"/>
              <w:marTop w:val="0"/>
              <w:marBottom w:val="0"/>
              <w:divBdr>
                <w:top w:val="none" w:sz="0" w:space="0" w:color="auto"/>
                <w:left w:val="none" w:sz="0" w:space="0" w:color="auto"/>
                <w:bottom w:val="none" w:sz="0" w:space="0" w:color="auto"/>
                <w:right w:val="none" w:sz="0" w:space="0" w:color="auto"/>
              </w:divBdr>
            </w:div>
            <w:div w:id="289021267">
              <w:marLeft w:val="0"/>
              <w:marRight w:val="0"/>
              <w:marTop w:val="0"/>
              <w:marBottom w:val="0"/>
              <w:divBdr>
                <w:top w:val="none" w:sz="0" w:space="0" w:color="auto"/>
                <w:left w:val="none" w:sz="0" w:space="0" w:color="auto"/>
                <w:bottom w:val="none" w:sz="0" w:space="0" w:color="auto"/>
                <w:right w:val="none" w:sz="0" w:space="0" w:color="auto"/>
              </w:divBdr>
            </w:div>
            <w:div w:id="336423066">
              <w:marLeft w:val="0"/>
              <w:marRight w:val="0"/>
              <w:marTop w:val="0"/>
              <w:marBottom w:val="0"/>
              <w:divBdr>
                <w:top w:val="none" w:sz="0" w:space="0" w:color="auto"/>
                <w:left w:val="none" w:sz="0" w:space="0" w:color="auto"/>
                <w:bottom w:val="none" w:sz="0" w:space="0" w:color="auto"/>
                <w:right w:val="none" w:sz="0" w:space="0" w:color="auto"/>
              </w:divBdr>
            </w:div>
            <w:div w:id="2012247956">
              <w:marLeft w:val="0"/>
              <w:marRight w:val="0"/>
              <w:marTop w:val="0"/>
              <w:marBottom w:val="0"/>
              <w:divBdr>
                <w:top w:val="none" w:sz="0" w:space="0" w:color="auto"/>
                <w:left w:val="none" w:sz="0" w:space="0" w:color="auto"/>
                <w:bottom w:val="none" w:sz="0" w:space="0" w:color="auto"/>
                <w:right w:val="none" w:sz="0" w:space="0" w:color="auto"/>
              </w:divBdr>
            </w:div>
            <w:div w:id="461771078">
              <w:marLeft w:val="0"/>
              <w:marRight w:val="0"/>
              <w:marTop w:val="0"/>
              <w:marBottom w:val="0"/>
              <w:divBdr>
                <w:top w:val="none" w:sz="0" w:space="0" w:color="auto"/>
                <w:left w:val="none" w:sz="0" w:space="0" w:color="auto"/>
                <w:bottom w:val="none" w:sz="0" w:space="0" w:color="auto"/>
                <w:right w:val="none" w:sz="0" w:space="0" w:color="auto"/>
              </w:divBdr>
            </w:div>
            <w:div w:id="659427358">
              <w:marLeft w:val="0"/>
              <w:marRight w:val="0"/>
              <w:marTop w:val="0"/>
              <w:marBottom w:val="0"/>
              <w:divBdr>
                <w:top w:val="none" w:sz="0" w:space="0" w:color="auto"/>
                <w:left w:val="none" w:sz="0" w:space="0" w:color="auto"/>
                <w:bottom w:val="none" w:sz="0" w:space="0" w:color="auto"/>
                <w:right w:val="none" w:sz="0" w:space="0" w:color="auto"/>
              </w:divBdr>
            </w:div>
            <w:div w:id="1387532147">
              <w:marLeft w:val="0"/>
              <w:marRight w:val="0"/>
              <w:marTop w:val="0"/>
              <w:marBottom w:val="0"/>
              <w:divBdr>
                <w:top w:val="none" w:sz="0" w:space="0" w:color="auto"/>
                <w:left w:val="none" w:sz="0" w:space="0" w:color="auto"/>
                <w:bottom w:val="none" w:sz="0" w:space="0" w:color="auto"/>
                <w:right w:val="none" w:sz="0" w:space="0" w:color="auto"/>
              </w:divBdr>
            </w:div>
            <w:div w:id="711617834">
              <w:marLeft w:val="0"/>
              <w:marRight w:val="0"/>
              <w:marTop w:val="0"/>
              <w:marBottom w:val="0"/>
              <w:divBdr>
                <w:top w:val="none" w:sz="0" w:space="0" w:color="auto"/>
                <w:left w:val="none" w:sz="0" w:space="0" w:color="auto"/>
                <w:bottom w:val="none" w:sz="0" w:space="0" w:color="auto"/>
                <w:right w:val="none" w:sz="0" w:space="0" w:color="auto"/>
              </w:divBdr>
            </w:div>
            <w:div w:id="78720343">
              <w:marLeft w:val="0"/>
              <w:marRight w:val="0"/>
              <w:marTop w:val="0"/>
              <w:marBottom w:val="0"/>
              <w:divBdr>
                <w:top w:val="none" w:sz="0" w:space="0" w:color="auto"/>
                <w:left w:val="none" w:sz="0" w:space="0" w:color="auto"/>
                <w:bottom w:val="none" w:sz="0" w:space="0" w:color="auto"/>
                <w:right w:val="none" w:sz="0" w:space="0" w:color="auto"/>
              </w:divBdr>
            </w:div>
            <w:div w:id="2099786848">
              <w:marLeft w:val="0"/>
              <w:marRight w:val="0"/>
              <w:marTop w:val="0"/>
              <w:marBottom w:val="0"/>
              <w:divBdr>
                <w:top w:val="none" w:sz="0" w:space="0" w:color="auto"/>
                <w:left w:val="none" w:sz="0" w:space="0" w:color="auto"/>
                <w:bottom w:val="none" w:sz="0" w:space="0" w:color="auto"/>
                <w:right w:val="none" w:sz="0" w:space="0" w:color="auto"/>
              </w:divBdr>
            </w:div>
            <w:div w:id="1594628507">
              <w:marLeft w:val="0"/>
              <w:marRight w:val="0"/>
              <w:marTop w:val="0"/>
              <w:marBottom w:val="0"/>
              <w:divBdr>
                <w:top w:val="none" w:sz="0" w:space="0" w:color="auto"/>
                <w:left w:val="none" w:sz="0" w:space="0" w:color="auto"/>
                <w:bottom w:val="none" w:sz="0" w:space="0" w:color="auto"/>
                <w:right w:val="none" w:sz="0" w:space="0" w:color="auto"/>
              </w:divBdr>
            </w:div>
            <w:div w:id="1654409711">
              <w:marLeft w:val="0"/>
              <w:marRight w:val="0"/>
              <w:marTop w:val="0"/>
              <w:marBottom w:val="0"/>
              <w:divBdr>
                <w:top w:val="none" w:sz="0" w:space="0" w:color="auto"/>
                <w:left w:val="none" w:sz="0" w:space="0" w:color="auto"/>
                <w:bottom w:val="none" w:sz="0" w:space="0" w:color="auto"/>
                <w:right w:val="none" w:sz="0" w:space="0" w:color="auto"/>
              </w:divBdr>
            </w:div>
            <w:div w:id="1661078817">
              <w:marLeft w:val="0"/>
              <w:marRight w:val="0"/>
              <w:marTop w:val="0"/>
              <w:marBottom w:val="0"/>
              <w:divBdr>
                <w:top w:val="none" w:sz="0" w:space="0" w:color="auto"/>
                <w:left w:val="none" w:sz="0" w:space="0" w:color="auto"/>
                <w:bottom w:val="none" w:sz="0" w:space="0" w:color="auto"/>
                <w:right w:val="none" w:sz="0" w:space="0" w:color="auto"/>
              </w:divBdr>
            </w:div>
            <w:div w:id="892427644">
              <w:marLeft w:val="0"/>
              <w:marRight w:val="0"/>
              <w:marTop w:val="0"/>
              <w:marBottom w:val="0"/>
              <w:divBdr>
                <w:top w:val="none" w:sz="0" w:space="0" w:color="auto"/>
                <w:left w:val="none" w:sz="0" w:space="0" w:color="auto"/>
                <w:bottom w:val="none" w:sz="0" w:space="0" w:color="auto"/>
                <w:right w:val="none" w:sz="0" w:space="0" w:color="auto"/>
              </w:divBdr>
            </w:div>
            <w:div w:id="178661501">
              <w:marLeft w:val="0"/>
              <w:marRight w:val="0"/>
              <w:marTop w:val="0"/>
              <w:marBottom w:val="0"/>
              <w:divBdr>
                <w:top w:val="none" w:sz="0" w:space="0" w:color="auto"/>
                <w:left w:val="none" w:sz="0" w:space="0" w:color="auto"/>
                <w:bottom w:val="none" w:sz="0" w:space="0" w:color="auto"/>
                <w:right w:val="none" w:sz="0" w:space="0" w:color="auto"/>
              </w:divBdr>
            </w:div>
            <w:div w:id="1240484364">
              <w:marLeft w:val="0"/>
              <w:marRight w:val="0"/>
              <w:marTop w:val="0"/>
              <w:marBottom w:val="0"/>
              <w:divBdr>
                <w:top w:val="none" w:sz="0" w:space="0" w:color="auto"/>
                <w:left w:val="none" w:sz="0" w:space="0" w:color="auto"/>
                <w:bottom w:val="none" w:sz="0" w:space="0" w:color="auto"/>
                <w:right w:val="none" w:sz="0" w:space="0" w:color="auto"/>
              </w:divBdr>
            </w:div>
            <w:div w:id="1042630720">
              <w:marLeft w:val="0"/>
              <w:marRight w:val="0"/>
              <w:marTop w:val="0"/>
              <w:marBottom w:val="0"/>
              <w:divBdr>
                <w:top w:val="none" w:sz="0" w:space="0" w:color="auto"/>
                <w:left w:val="none" w:sz="0" w:space="0" w:color="auto"/>
                <w:bottom w:val="none" w:sz="0" w:space="0" w:color="auto"/>
                <w:right w:val="none" w:sz="0" w:space="0" w:color="auto"/>
              </w:divBdr>
            </w:div>
            <w:div w:id="1440641333">
              <w:marLeft w:val="0"/>
              <w:marRight w:val="0"/>
              <w:marTop w:val="0"/>
              <w:marBottom w:val="0"/>
              <w:divBdr>
                <w:top w:val="none" w:sz="0" w:space="0" w:color="auto"/>
                <w:left w:val="none" w:sz="0" w:space="0" w:color="auto"/>
                <w:bottom w:val="none" w:sz="0" w:space="0" w:color="auto"/>
                <w:right w:val="none" w:sz="0" w:space="0" w:color="auto"/>
              </w:divBdr>
            </w:div>
            <w:div w:id="382827482">
              <w:marLeft w:val="0"/>
              <w:marRight w:val="0"/>
              <w:marTop w:val="0"/>
              <w:marBottom w:val="0"/>
              <w:divBdr>
                <w:top w:val="none" w:sz="0" w:space="0" w:color="auto"/>
                <w:left w:val="none" w:sz="0" w:space="0" w:color="auto"/>
                <w:bottom w:val="none" w:sz="0" w:space="0" w:color="auto"/>
                <w:right w:val="none" w:sz="0" w:space="0" w:color="auto"/>
              </w:divBdr>
            </w:div>
            <w:div w:id="181893291">
              <w:marLeft w:val="0"/>
              <w:marRight w:val="0"/>
              <w:marTop w:val="0"/>
              <w:marBottom w:val="0"/>
              <w:divBdr>
                <w:top w:val="none" w:sz="0" w:space="0" w:color="auto"/>
                <w:left w:val="none" w:sz="0" w:space="0" w:color="auto"/>
                <w:bottom w:val="none" w:sz="0" w:space="0" w:color="auto"/>
                <w:right w:val="none" w:sz="0" w:space="0" w:color="auto"/>
              </w:divBdr>
            </w:div>
            <w:div w:id="1734966522">
              <w:marLeft w:val="0"/>
              <w:marRight w:val="0"/>
              <w:marTop w:val="0"/>
              <w:marBottom w:val="0"/>
              <w:divBdr>
                <w:top w:val="none" w:sz="0" w:space="0" w:color="auto"/>
                <w:left w:val="none" w:sz="0" w:space="0" w:color="auto"/>
                <w:bottom w:val="none" w:sz="0" w:space="0" w:color="auto"/>
                <w:right w:val="none" w:sz="0" w:space="0" w:color="auto"/>
              </w:divBdr>
            </w:div>
            <w:div w:id="959410788">
              <w:marLeft w:val="0"/>
              <w:marRight w:val="0"/>
              <w:marTop w:val="0"/>
              <w:marBottom w:val="0"/>
              <w:divBdr>
                <w:top w:val="none" w:sz="0" w:space="0" w:color="auto"/>
                <w:left w:val="none" w:sz="0" w:space="0" w:color="auto"/>
                <w:bottom w:val="none" w:sz="0" w:space="0" w:color="auto"/>
                <w:right w:val="none" w:sz="0" w:space="0" w:color="auto"/>
              </w:divBdr>
            </w:div>
            <w:div w:id="44060743">
              <w:marLeft w:val="0"/>
              <w:marRight w:val="0"/>
              <w:marTop w:val="0"/>
              <w:marBottom w:val="0"/>
              <w:divBdr>
                <w:top w:val="none" w:sz="0" w:space="0" w:color="auto"/>
                <w:left w:val="none" w:sz="0" w:space="0" w:color="auto"/>
                <w:bottom w:val="none" w:sz="0" w:space="0" w:color="auto"/>
                <w:right w:val="none" w:sz="0" w:space="0" w:color="auto"/>
              </w:divBdr>
            </w:div>
            <w:div w:id="1384787621">
              <w:marLeft w:val="0"/>
              <w:marRight w:val="0"/>
              <w:marTop w:val="0"/>
              <w:marBottom w:val="0"/>
              <w:divBdr>
                <w:top w:val="none" w:sz="0" w:space="0" w:color="auto"/>
                <w:left w:val="none" w:sz="0" w:space="0" w:color="auto"/>
                <w:bottom w:val="none" w:sz="0" w:space="0" w:color="auto"/>
                <w:right w:val="none" w:sz="0" w:space="0" w:color="auto"/>
              </w:divBdr>
            </w:div>
            <w:div w:id="377899373">
              <w:marLeft w:val="0"/>
              <w:marRight w:val="0"/>
              <w:marTop w:val="0"/>
              <w:marBottom w:val="0"/>
              <w:divBdr>
                <w:top w:val="none" w:sz="0" w:space="0" w:color="auto"/>
                <w:left w:val="none" w:sz="0" w:space="0" w:color="auto"/>
                <w:bottom w:val="none" w:sz="0" w:space="0" w:color="auto"/>
                <w:right w:val="none" w:sz="0" w:space="0" w:color="auto"/>
              </w:divBdr>
            </w:div>
            <w:div w:id="1799176374">
              <w:marLeft w:val="0"/>
              <w:marRight w:val="0"/>
              <w:marTop w:val="0"/>
              <w:marBottom w:val="0"/>
              <w:divBdr>
                <w:top w:val="none" w:sz="0" w:space="0" w:color="auto"/>
                <w:left w:val="none" w:sz="0" w:space="0" w:color="auto"/>
                <w:bottom w:val="none" w:sz="0" w:space="0" w:color="auto"/>
                <w:right w:val="none" w:sz="0" w:space="0" w:color="auto"/>
              </w:divBdr>
            </w:div>
            <w:div w:id="613244290">
              <w:marLeft w:val="0"/>
              <w:marRight w:val="0"/>
              <w:marTop w:val="0"/>
              <w:marBottom w:val="0"/>
              <w:divBdr>
                <w:top w:val="none" w:sz="0" w:space="0" w:color="auto"/>
                <w:left w:val="none" w:sz="0" w:space="0" w:color="auto"/>
                <w:bottom w:val="none" w:sz="0" w:space="0" w:color="auto"/>
                <w:right w:val="none" w:sz="0" w:space="0" w:color="auto"/>
              </w:divBdr>
            </w:div>
            <w:div w:id="1795052842">
              <w:marLeft w:val="0"/>
              <w:marRight w:val="0"/>
              <w:marTop w:val="0"/>
              <w:marBottom w:val="0"/>
              <w:divBdr>
                <w:top w:val="none" w:sz="0" w:space="0" w:color="auto"/>
                <w:left w:val="none" w:sz="0" w:space="0" w:color="auto"/>
                <w:bottom w:val="none" w:sz="0" w:space="0" w:color="auto"/>
                <w:right w:val="none" w:sz="0" w:space="0" w:color="auto"/>
              </w:divBdr>
            </w:div>
            <w:div w:id="1396123491">
              <w:marLeft w:val="0"/>
              <w:marRight w:val="0"/>
              <w:marTop w:val="0"/>
              <w:marBottom w:val="0"/>
              <w:divBdr>
                <w:top w:val="none" w:sz="0" w:space="0" w:color="auto"/>
                <w:left w:val="none" w:sz="0" w:space="0" w:color="auto"/>
                <w:bottom w:val="none" w:sz="0" w:space="0" w:color="auto"/>
                <w:right w:val="none" w:sz="0" w:space="0" w:color="auto"/>
              </w:divBdr>
            </w:div>
            <w:div w:id="153760342">
              <w:marLeft w:val="0"/>
              <w:marRight w:val="0"/>
              <w:marTop w:val="0"/>
              <w:marBottom w:val="0"/>
              <w:divBdr>
                <w:top w:val="none" w:sz="0" w:space="0" w:color="auto"/>
                <w:left w:val="none" w:sz="0" w:space="0" w:color="auto"/>
                <w:bottom w:val="none" w:sz="0" w:space="0" w:color="auto"/>
                <w:right w:val="none" w:sz="0" w:space="0" w:color="auto"/>
              </w:divBdr>
            </w:div>
            <w:div w:id="804739865">
              <w:marLeft w:val="0"/>
              <w:marRight w:val="0"/>
              <w:marTop w:val="0"/>
              <w:marBottom w:val="0"/>
              <w:divBdr>
                <w:top w:val="none" w:sz="0" w:space="0" w:color="auto"/>
                <w:left w:val="none" w:sz="0" w:space="0" w:color="auto"/>
                <w:bottom w:val="none" w:sz="0" w:space="0" w:color="auto"/>
                <w:right w:val="none" w:sz="0" w:space="0" w:color="auto"/>
              </w:divBdr>
            </w:div>
            <w:div w:id="1698894390">
              <w:marLeft w:val="0"/>
              <w:marRight w:val="0"/>
              <w:marTop w:val="0"/>
              <w:marBottom w:val="0"/>
              <w:divBdr>
                <w:top w:val="none" w:sz="0" w:space="0" w:color="auto"/>
                <w:left w:val="none" w:sz="0" w:space="0" w:color="auto"/>
                <w:bottom w:val="none" w:sz="0" w:space="0" w:color="auto"/>
                <w:right w:val="none" w:sz="0" w:space="0" w:color="auto"/>
              </w:divBdr>
            </w:div>
            <w:div w:id="1103303200">
              <w:marLeft w:val="0"/>
              <w:marRight w:val="0"/>
              <w:marTop w:val="0"/>
              <w:marBottom w:val="0"/>
              <w:divBdr>
                <w:top w:val="none" w:sz="0" w:space="0" w:color="auto"/>
                <w:left w:val="none" w:sz="0" w:space="0" w:color="auto"/>
                <w:bottom w:val="none" w:sz="0" w:space="0" w:color="auto"/>
                <w:right w:val="none" w:sz="0" w:space="0" w:color="auto"/>
              </w:divBdr>
            </w:div>
            <w:div w:id="1838687689">
              <w:marLeft w:val="0"/>
              <w:marRight w:val="0"/>
              <w:marTop w:val="0"/>
              <w:marBottom w:val="0"/>
              <w:divBdr>
                <w:top w:val="none" w:sz="0" w:space="0" w:color="auto"/>
                <w:left w:val="none" w:sz="0" w:space="0" w:color="auto"/>
                <w:bottom w:val="none" w:sz="0" w:space="0" w:color="auto"/>
                <w:right w:val="none" w:sz="0" w:space="0" w:color="auto"/>
              </w:divBdr>
            </w:div>
            <w:div w:id="568350271">
              <w:marLeft w:val="0"/>
              <w:marRight w:val="0"/>
              <w:marTop w:val="0"/>
              <w:marBottom w:val="0"/>
              <w:divBdr>
                <w:top w:val="none" w:sz="0" w:space="0" w:color="auto"/>
                <w:left w:val="none" w:sz="0" w:space="0" w:color="auto"/>
                <w:bottom w:val="none" w:sz="0" w:space="0" w:color="auto"/>
                <w:right w:val="none" w:sz="0" w:space="0" w:color="auto"/>
              </w:divBdr>
            </w:div>
            <w:div w:id="1619678547">
              <w:marLeft w:val="0"/>
              <w:marRight w:val="0"/>
              <w:marTop w:val="0"/>
              <w:marBottom w:val="0"/>
              <w:divBdr>
                <w:top w:val="none" w:sz="0" w:space="0" w:color="auto"/>
                <w:left w:val="none" w:sz="0" w:space="0" w:color="auto"/>
                <w:bottom w:val="none" w:sz="0" w:space="0" w:color="auto"/>
                <w:right w:val="none" w:sz="0" w:space="0" w:color="auto"/>
              </w:divBdr>
            </w:div>
            <w:div w:id="1666013947">
              <w:marLeft w:val="0"/>
              <w:marRight w:val="0"/>
              <w:marTop w:val="0"/>
              <w:marBottom w:val="0"/>
              <w:divBdr>
                <w:top w:val="none" w:sz="0" w:space="0" w:color="auto"/>
                <w:left w:val="none" w:sz="0" w:space="0" w:color="auto"/>
                <w:bottom w:val="none" w:sz="0" w:space="0" w:color="auto"/>
                <w:right w:val="none" w:sz="0" w:space="0" w:color="auto"/>
              </w:divBdr>
            </w:div>
            <w:div w:id="804658126">
              <w:marLeft w:val="0"/>
              <w:marRight w:val="0"/>
              <w:marTop w:val="0"/>
              <w:marBottom w:val="0"/>
              <w:divBdr>
                <w:top w:val="none" w:sz="0" w:space="0" w:color="auto"/>
                <w:left w:val="none" w:sz="0" w:space="0" w:color="auto"/>
                <w:bottom w:val="none" w:sz="0" w:space="0" w:color="auto"/>
                <w:right w:val="none" w:sz="0" w:space="0" w:color="auto"/>
              </w:divBdr>
              <w:divsChild>
                <w:div w:id="16688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8396">
          <w:marLeft w:val="0"/>
          <w:marRight w:val="0"/>
          <w:marTop w:val="0"/>
          <w:marBottom w:val="0"/>
          <w:divBdr>
            <w:top w:val="none" w:sz="0" w:space="0" w:color="auto"/>
            <w:left w:val="none" w:sz="0" w:space="0" w:color="auto"/>
            <w:bottom w:val="none" w:sz="0" w:space="0" w:color="auto"/>
            <w:right w:val="none" w:sz="0" w:space="0" w:color="auto"/>
          </w:divBdr>
        </w:div>
        <w:div w:id="316420939">
          <w:marLeft w:val="0"/>
          <w:marRight w:val="0"/>
          <w:marTop w:val="0"/>
          <w:marBottom w:val="0"/>
          <w:divBdr>
            <w:top w:val="none" w:sz="0" w:space="0" w:color="auto"/>
            <w:left w:val="none" w:sz="0" w:space="0" w:color="auto"/>
            <w:bottom w:val="none" w:sz="0" w:space="0" w:color="auto"/>
            <w:right w:val="none" w:sz="0" w:space="0" w:color="auto"/>
          </w:divBdr>
        </w:div>
        <w:div w:id="1498768219">
          <w:marLeft w:val="0"/>
          <w:marRight w:val="0"/>
          <w:marTop w:val="0"/>
          <w:marBottom w:val="0"/>
          <w:divBdr>
            <w:top w:val="none" w:sz="0" w:space="0" w:color="auto"/>
            <w:left w:val="none" w:sz="0" w:space="0" w:color="auto"/>
            <w:bottom w:val="none" w:sz="0" w:space="0" w:color="auto"/>
            <w:right w:val="none" w:sz="0" w:space="0" w:color="auto"/>
          </w:divBdr>
        </w:div>
        <w:div w:id="1379403809">
          <w:marLeft w:val="0"/>
          <w:marRight w:val="0"/>
          <w:marTop w:val="0"/>
          <w:marBottom w:val="0"/>
          <w:divBdr>
            <w:top w:val="none" w:sz="0" w:space="0" w:color="auto"/>
            <w:left w:val="none" w:sz="0" w:space="0" w:color="auto"/>
            <w:bottom w:val="none" w:sz="0" w:space="0" w:color="auto"/>
            <w:right w:val="none" w:sz="0" w:space="0" w:color="auto"/>
          </w:divBdr>
        </w:div>
        <w:div w:id="930620321">
          <w:marLeft w:val="0"/>
          <w:marRight w:val="0"/>
          <w:marTop w:val="0"/>
          <w:marBottom w:val="0"/>
          <w:divBdr>
            <w:top w:val="none" w:sz="0" w:space="0" w:color="auto"/>
            <w:left w:val="none" w:sz="0" w:space="0" w:color="auto"/>
            <w:bottom w:val="none" w:sz="0" w:space="0" w:color="auto"/>
            <w:right w:val="none" w:sz="0" w:space="0" w:color="auto"/>
          </w:divBdr>
          <w:divsChild>
            <w:div w:id="1592396682">
              <w:marLeft w:val="0"/>
              <w:marRight w:val="0"/>
              <w:marTop w:val="0"/>
              <w:marBottom w:val="0"/>
              <w:divBdr>
                <w:top w:val="none" w:sz="0" w:space="0" w:color="auto"/>
                <w:left w:val="none" w:sz="0" w:space="0" w:color="auto"/>
                <w:bottom w:val="none" w:sz="0" w:space="0" w:color="auto"/>
                <w:right w:val="none" w:sz="0" w:space="0" w:color="auto"/>
              </w:divBdr>
            </w:div>
          </w:divsChild>
        </w:div>
        <w:div w:id="372849594">
          <w:marLeft w:val="0"/>
          <w:marRight w:val="0"/>
          <w:marTop w:val="0"/>
          <w:marBottom w:val="0"/>
          <w:divBdr>
            <w:top w:val="none" w:sz="0" w:space="0" w:color="auto"/>
            <w:left w:val="none" w:sz="0" w:space="0" w:color="auto"/>
            <w:bottom w:val="none" w:sz="0" w:space="0" w:color="auto"/>
            <w:right w:val="none" w:sz="0" w:space="0" w:color="auto"/>
          </w:divBdr>
          <w:divsChild>
            <w:div w:id="1656228291">
              <w:marLeft w:val="0"/>
              <w:marRight w:val="0"/>
              <w:marTop w:val="0"/>
              <w:marBottom w:val="0"/>
              <w:divBdr>
                <w:top w:val="none" w:sz="0" w:space="0" w:color="auto"/>
                <w:left w:val="none" w:sz="0" w:space="0" w:color="auto"/>
                <w:bottom w:val="none" w:sz="0" w:space="0" w:color="auto"/>
                <w:right w:val="none" w:sz="0" w:space="0" w:color="auto"/>
              </w:divBdr>
            </w:div>
          </w:divsChild>
        </w:div>
        <w:div w:id="171146864">
          <w:marLeft w:val="0"/>
          <w:marRight w:val="0"/>
          <w:marTop w:val="0"/>
          <w:marBottom w:val="0"/>
          <w:divBdr>
            <w:top w:val="none" w:sz="0" w:space="0" w:color="auto"/>
            <w:left w:val="none" w:sz="0" w:space="0" w:color="auto"/>
            <w:bottom w:val="none" w:sz="0" w:space="0" w:color="auto"/>
            <w:right w:val="none" w:sz="0" w:space="0" w:color="auto"/>
          </w:divBdr>
          <w:divsChild>
            <w:div w:id="547648280">
              <w:marLeft w:val="0"/>
              <w:marRight w:val="0"/>
              <w:marTop w:val="0"/>
              <w:marBottom w:val="0"/>
              <w:divBdr>
                <w:top w:val="none" w:sz="0" w:space="0" w:color="auto"/>
                <w:left w:val="none" w:sz="0" w:space="0" w:color="auto"/>
                <w:bottom w:val="none" w:sz="0" w:space="0" w:color="auto"/>
                <w:right w:val="none" w:sz="0" w:space="0" w:color="auto"/>
              </w:divBdr>
              <w:divsChild>
                <w:div w:id="579405648">
                  <w:marLeft w:val="0"/>
                  <w:marRight w:val="0"/>
                  <w:marTop w:val="0"/>
                  <w:marBottom w:val="0"/>
                  <w:divBdr>
                    <w:top w:val="none" w:sz="0" w:space="0" w:color="auto"/>
                    <w:left w:val="none" w:sz="0" w:space="0" w:color="auto"/>
                    <w:bottom w:val="none" w:sz="0" w:space="0" w:color="auto"/>
                    <w:right w:val="none" w:sz="0" w:space="0" w:color="auto"/>
                  </w:divBdr>
                  <w:divsChild>
                    <w:div w:id="1458599382">
                      <w:marLeft w:val="0"/>
                      <w:marRight w:val="0"/>
                      <w:marTop w:val="0"/>
                      <w:marBottom w:val="0"/>
                      <w:divBdr>
                        <w:top w:val="none" w:sz="0" w:space="0" w:color="auto"/>
                        <w:left w:val="none" w:sz="0" w:space="0" w:color="auto"/>
                        <w:bottom w:val="none" w:sz="0" w:space="0" w:color="auto"/>
                        <w:right w:val="none" w:sz="0" w:space="0" w:color="auto"/>
                      </w:divBdr>
                      <w:divsChild>
                        <w:div w:id="78404663">
                          <w:marLeft w:val="0"/>
                          <w:marRight w:val="0"/>
                          <w:marTop w:val="0"/>
                          <w:marBottom w:val="0"/>
                          <w:divBdr>
                            <w:top w:val="none" w:sz="0" w:space="0" w:color="auto"/>
                            <w:left w:val="none" w:sz="0" w:space="0" w:color="auto"/>
                            <w:bottom w:val="none" w:sz="0" w:space="0" w:color="auto"/>
                            <w:right w:val="none" w:sz="0" w:space="0" w:color="auto"/>
                          </w:divBdr>
                          <w:divsChild>
                            <w:div w:id="18616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0278">
                      <w:marLeft w:val="0"/>
                      <w:marRight w:val="0"/>
                      <w:marTop w:val="0"/>
                      <w:marBottom w:val="0"/>
                      <w:divBdr>
                        <w:top w:val="none" w:sz="0" w:space="0" w:color="auto"/>
                        <w:left w:val="none" w:sz="0" w:space="0" w:color="auto"/>
                        <w:bottom w:val="none" w:sz="0" w:space="0" w:color="auto"/>
                        <w:right w:val="none" w:sz="0" w:space="0" w:color="auto"/>
                      </w:divBdr>
                      <w:divsChild>
                        <w:div w:id="1933736018">
                          <w:marLeft w:val="0"/>
                          <w:marRight w:val="0"/>
                          <w:marTop w:val="0"/>
                          <w:marBottom w:val="0"/>
                          <w:divBdr>
                            <w:top w:val="none" w:sz="0" w:space="0" w:color="auto"/>
                            <w:left w:val="none" w:sz="0" w:space="0" w:color="auto"/>
                            <w:bottom w:val="none" w:sz="0" w:space="0" w:color="auto"/>
                            <w:right w:val="none" w:sz="0" w:space="0" w:color="auto"/>
                          </w:divBdr>
                          <w:divsChild>
                            <w:div w:id="12243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119">
                      <w:marLeft w:val="0"/>
                      <w:marRight w:val="0"/>
                      <w:marTop w:val="0"/>
                      <w:marBottom w:val="0"/>
                      <w:divBdr>
                        <w:top w:val="none" w:sz="0" w:space="0" w:color="auto"/>
                        <w:left w:val="none" w:sz="0" w:space="0" w:color="auto"/>
                        <w:bottom w:val="none" w:sz="0" w:space="0" w:color="auto"/>
                        <w:right w:val="none" w:sz="0" w:space="0" w:color="auto"/>
                      </w:divBdr>
                    </w:div>
                    <w:div w:id="1812361936">
                      <w:marLeft w:val="0"/>
                      <w:marRight w:val="0"/>
                      <w:marTop w:val="0"/>
                      <w:marBottom w:val="0"/>
                      <w:divBdr>
                        <w:top w:val="none" w:sz="0" w:space="0" w:color="auto"/>
                        <w:left w:val="none" w:sz="0" w:space="0" w:color="auto"/>
                        <w:bottom w:val="none" w:sz="0" w:space="0" w:color="auto"/>
                        <w:right w:val="none" w:sz="0" w:space="0" w:color="auto"/>
                      </w:divBdr>
                      <w:divsChild>
                        <w:div w:id="1101029081">
                          <w:marLeft w:val="0"/>
                          <w:marRight w:val="0"/>
                          <w:marTop w:val="0"/>
                          <w:marBottom w:val="0"/>
                          <w:divBdr>
                            <w:top w:val="none" w:sz="0" w:space="0" w:color="auto"/>
                            <w:left w:val="none" w:sz="0" w:space="0" w:color="auto"/>
                            <w:bottom w:val="none" w:sz="0" w:space="0" w:color="auto"/>
                            <w:right w:val="none" w:sz="0" w:space="0" w:color="auto"/>
                          </w:divBdr>
                        </w:div>
                        <w:div w:id="1171483795">
                          <w:marLeft w:val="0"/>
                          <w:marRight w:val="0"/>
                          <w:marTop w:val="0"/>
                          <w:marBottom w:val="0"/>
                          <w:divBdr>
                            <w:top w:val="none" w:sz="0" w:space="0" w:color="auto"/>
                            <w:left w:val="none" w:sz="0" w:space="0" w:color="auto"/>
                            <w:bottom w:val="none" w:sz="0" w:space="0" w:color="auto"/>
                            <w:right w:val="none" w:sz="0" w:space="0" w:color="auto"/>
                          </w:divBdr>
                        </w:div>
                      </w:divsChild>
                    </w:div>
                    <w:div w:id="1881824724">
                      <w:marLeft w:val="0"/>
                      <w:marRight w:val="0"/>
                      <w:marTop w:val="0"/>
                      <w:marBottom w:val="0"/>
                      <w:divBdr>
                        <w:top w:val="none" w:sz="0" w:space="0" w:color="auto"/>
                        <w:left w:val="none" w:sz="0" w:space="0" w:color="auto"/>
                        <w:bottom w:val="none" w:sz="0" w:space="0" w:color="auto"/>
                        <w:right w:val="none" w:sz="0" w:space="0" w:color="auto"/>
                      </w:divBdr>
                      <w:divsChild>
                        <w:div w:id="957177795">
                          <w:marLeft w:val="0"/>
                          <w:marRight w:val="0"/>
                          <w:marTop w:val="0"/>
                          <w:marBottom w:val="0"/>
                          <w:divBdr>
                            <w:top w:val="none" w:sz="0" w:space="0" w:color="auto"/>
                            <w:left w:val="none" w:sz="0" w:space="0" w:color="auto"/>
                            <w:bottom w:val="none" w:sz="0" w:space="0" w:color="auto"/>
                            <w:right w:val="none" w:sz="0" w:space="0" w:color="auto"/>
                          </w:divBdr>
                        </w:div>
                      </w:divsChild>
                    </w:div>
                    <w:div w:id="65687552">
                      <w:marLeft w:val="0"/>
                      <w:marRight w:val="0"/>
                      <w:marTop w:val="0"/>
                      <w:marBottom w:val="0"/>
                      <w:divBdr>
                        <w:top w:val="none" w:sz="0" w:space="0" w:color="auto"/>
                        <w:left w:val="none" w:sz="0" w:space="0" w:color="auto"/>
                        <w:bottom w:val="none" w:sz="0" w:space="0" w:color="auto"/>
                        <w:right w:val="none" w:sz="0" w:space="0" w:color="auto"/>
                      </w:divBdr>
                      <w:divsChild>
                        <w:div w:id="1677462459">
                          <w:marLeft w:val="0"/>
                          <w:marRight w:val="0"/>
                          <w:marTop w:val="0"/>
                          <w:marBottom w:val="0"/>
                          <w:divBdr>
                            <w:top w:val="none" w:sz="0" w:space="0" w:color="auto"/>
                            <w:left w:val="none" w:sz="0" w:space="0" w:color="auto"/>
                            <w:bottom w:val="none" w:sz="0" w:space="0" w:color="auto"/>
                            <w:right w:val="none" w:sz="0" w:space="0" w:color="auto"/>
                          </w:divBdr>
                          <w:divsChild>
                            <w:div w:id="766728638">
                              <w:marLeft w:val="0"/>
                              <w:marRight w:val="0"/>
                              <w:marTop w:val="0"/>
                              <w:marBottom w:val="0"/>
                              <w:divBdr>
                                <w:top w:val="none" w:sz="0" w:space="0" w:color="auto"/>
                                <w:left w:val="none" w:sz="0" w:space="0" w:color="auto"/>
                                <w:bottom w:val="none" w:sz="0" w:space="0" w:color="auto"/>
                                <w:right w:val="none" w:sz="0" w:space="0" w:color="auto"/>
                              </w:divBdr>
                            </w:div>
                          </w:divsChild>
                        </w:div>
                        <w:div w:id="310909348">
                          <w:marLeft w:val="0"/>
                          <w:marRight w:val="0"/>
                          <w:marTop w:val="0"/>
                          <w:marBottom w:val="0"/>
                          <w:divBdr>
                            <w:top w:val="none" w:sz="0" w:space="0" w:color="auto"/>
                            <w:left w:val="none" w:sz="0" w:space="0" w:color="auto"/>
                            <w:bottom w:val="none" w:sz="0" w:space="0" w:color="auto"/>
                            <w:right w:val="none" w:sz="0" w:space="0" w:color="auto"/>
                          </w:divBdr>
                        </w:div>
                        <w:div w:id="701907736">
                          <w:marLeft w:val="0"/>
                          <w:marRight w:val="0"/>
                          <w:marTop w:val="0"/>
                          <w:marBottom w:val="0"/>
                          <w:divBdr>
                            <w:top w:val="none" w:sz="0" w:space="0" w:color="auto"/>
                            <w:left w:val="none" w:sz="0" w:space="0" w:color="auto"/>
                            <w:bottom w:val="none" w:sz="0" w:space="0" w:color="auto"/>
                            <w:right w:val="none" w:sz="0" w:space="0" w:color="auto"/>
                          </w:divBdr>
                        </w:div>
                        <w:div w:id="230236584">
                          <w:marLeft w:val="0"/>
                          <w:marRight w:val="0"/>
                          <w:marTop w:val="0"/>
                          <w:marBottom w:val="0"/>
                          <w:divBdr>
                            <w:top w:val="none" w:sz="0" w:space="0" w:color="auto"/>
                            <w:left w:val="none" w:sz="0" w:space="0" w:color="auto"/>
                            <w:bottom w:val="none" w:sz="0" w:space="0" w:color="auto"/>
                            <w:right w:val="none" w:sz="0" w:space="0" w:color="auto"/>
                          </w:divBdr>
                          <w:divsChild>
                            <w:div w:id="1596091153">
                              <w:marLeft w:val="0"/>
                              <w:marRight w:val="0"/>
                              <w:marTop w:val="0"/>
                              <w:marBottom w:val="0"/>
                              <w:divBdr>
                                <w:top w:val="none" w:sz="0" w:space="0" w:color="auto"/>
                                <w:left w:val="none" w:sz="0" w:space="0" w:color="auto"/>
                                <w:bottom w:val="none" w:sz="0" w:space="0" w:color="auto"/>
                                <w:right w:val="none" w:sz="0" w:space="0" w:color="auto"/>
                              </w:divBdr>
                              <w:divsChild>
                                <w:div w:id="2719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44699">
                          <w:marLeft w:val="0"/>
                          <w:marRight w:val="0"/>
                          <w:marTop w:val="0"/>
                          <w:marBottom w:val="0"/>
                          <w:divBdr>
                            <w:top w:val="none" w:sz="0" w:space="0" w:color="auto"/>
                            <w:left w:val="none" w:sz="0" w:space="0" w:color="auto"/>
                            <w:bottom w:val="none" w:sz="0" w:space="0" w:color="auto"/>
                            <w:right w:val="none" w:sz="0" w:space="0" w:color="auto"/>
                          </w:divBdr>
                          <w:divsChild>
                            <w:div w:id="445543242">
                              <w:marLeft w:val="0"/>
                              <w:marRight w:val="0"/>
                              <w:marTop w:val="0"/>
                              <w:marBottom w:val="0"/>
                              <w:divBdr>
                                <w:top w:val="none" w:sz="0" w:space="0" w:color="auto"/>
                                <w:left w:val="none" w:sz="0" w:space="0" w:color="auto"/>
                                <w:bottom w:val="none" w:sz="0" w:space="0" w:color="auto"/>
                                <w:right w:val="none" w:sz="0" w:space="0" w:color="auto"/>
                              </w:divBdr>
                              <w:divsChild>
                                <w:div w:id="10048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081">
                          <w:marLeft w:val="0"/>
                          <w:marRight w:val="0"/>
                          <w:marTop w:val="0"/>
                          <w:marBottom w:val="0"/>
                          <w:divBdr>
                            <w:top w:val="none" w:sz="0" w:space="0" w:color="auto"/>
                            <w:left w:val="none" w:sz="0" w:space="0" w:color="auto"/>
                            <w:bottom w:val="none" w:sz="0" w:space="0" w:color="auto"/>
                            <w:right w:val="none" w:sz="0" w:space="0" w:color="auto"/>
                          </w:divBdr>
                          <w:divsChild>
                            <w:div w:id="1185443579">
                              <w:marLeft w:val="0"/>
                              <w:marRight w:val="0"/>
                              <w:marTop w:val="0"/>
                              <w:marBottom w:val="0"/>
                              <w:divBdr>
                                <w:top w:val="none" w:sz="0" w:space="0" w:color="auto"/>
                                <w:left w:val="none" w:sz="0" w:space="0" w:color="auto"/>
                                <w:bottom w:val="none" w:sz="0" w:space="0" w:color="auto"/>
                                <w:right w:val="none" w:sz="0" w:space="0" w:color="auto"/>
                              </w:divBdr>
                              <w:divsChild>
                                <w:div w:id="6084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2196">
                          <w:marLeft w:val="0"/>
                          <w:marRight w:val="0"/>
                          <w:marTop w:val="0"/>
                          <w:marBottom w:val="0"/>
                          <w:divBdr>
                            <w:top w:val="none" w:sz="0" w:space="0" w:color="auto"/>
                            <w:left w:val="none" w:sz="0" w:space="0" w:color="auto"/>
                            <w:bottom w:val="none" w:sz="0" w:space="0" w:color="auto"/>
                            <w:right w:val="none" w:sz="0" w:space="0" w:color="auto"/>
                          </w:divBdr>
                          <w:divsChild>
                            <w:div w:id="843790168">
                              <w:marLeft w:val="0"/>
                              <w:marRight w:val="0"/>
                              <w:marTop w:val="0"/>
                              <w:marBottom w:val="0"/>
                              <w:divBdr>
                                <w:top w:val="none" w:sz="0" w:space="0" w:color="auto"/>
                                <w:left w:val="none" w:sz="0" w:space="0" w:color="auto"/>
                                <w:bottom w:val="none" w:sz="0" w:space="0" w:color="auto"/>
                                <w:right w:val="none" w:sz="0" w:space="0" w:color="auto"/>
                              </w:divBdr>
                              <w:divsChild>
                                <w:div w:id="537357020">
                                  <w:marLeft w:val="0"/>
                                  <w:marRight w:val="0"/>
                                  <w:marTop w:val="0"/>
                                  <w:marBottom w:val="0"/>
                                  <w:divBdr>
                                    <w:top w:val="none" w:sz="0" w:space="0" w:color="auto"/>
                                    <w:left w:val="none" w:sz="0" w:space="0" w:color="auto"/>
                                    <w:bottom w:val="none" w:sz="0" w:space="0" w:color="auto"/>
                                    <w:right w:val="none" w:sz="0" w:space="0" w:color="auto"/>
                                  </w:divBdr>
                                  <w:divsChild>
                                    <w:div w:id="21201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48776">
          <w:marLeft w:val="0"/>
          <w:marRight w:val="0"/>
          <w:marTop w:val="0"/>
          <w:marBottom w:val="0"/>
          <w:divBdr>
            <w:top w:val="none" w:sz="0" w:space="0" w:color="auto"/>
            <w:left w:val="none" w:sz="0" w:space="0" w:color="auto"/>
            <w:bottom w:val="none" w:sz="0" w:space="0" w:color="auto"/>
            <w:right w:val="none" w:sz="0" w:space="0" w:color="auto"/>
          </w:divBdr>
          <w:divsChild>
            <w:div w:id="1004743763">
              <w:marLeft w:val="0"/>
              <w:marRight w:val="0"/>
              <w:marTop w:val="0"/>
              <w:marBottom w:val="0"/>
              <w:divBdr>
                <w:top w:val="none" w:sz="0" w:space="0" w:color="auto"/>
                <w:left w:val="none" w:sz="0" w:space="0" w:color="auto"/>
                <w:bottom w:val="none" w:sz="0" w:space="0" w:color="auto"/>
                <w:right w:val="none" w:sz="0" w:space="0" w:color="auto"/>
              </w:divBdr>
              <w:divsChild>
                <w:div w:id="2126730291">
                  <w:marLeft w:val="0"/>
                  <w:marRight w:val="0"/>
                  <w:marTop w:val="0"/>
                  <w:marBottom w:val="0"/>
                  <w:divBdr>
                    <w:top w:val="none" w:sz="0" w:space="0" w:color="auto"/>
                    <w:left w:val="none" w:sz="0" w:space="0" w:color="auto"/>
                    <w:bottom w:val="none" w:sz="0" w:space="0" w:color="auto"/>
                    <w:right w:val="none" w:sz="0" w:space="0" w:color="auto"/>
                  </w:divBdr>
                  <w:divsChild>
                    <w:div w:id="866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19937">
          <w:marLeft w:val="0"/>
          <w:marRight w:val="0"/>
          <w:marTop w:val="0"/>
          <w:marBottom w:val="0"/>
          <w:divBdr>
            <w:top w:val="none" w:sz="0" w:space="0" w:color="auto"/>
            <w:left w:val="none" w:sz="0" w:space="0" w:color="auto"/>
            <w:bottom w:val="none" w:sz="0" w:space="0" w:color="auto"/>
            <w:right w:val="none" w:sz="0" w:space="0" w:color="auto"/>
          </w:divBdr>
          <w:divsChild>
            <w:div w:id="1025787608">
              <w:marLeft w:val="0"/>
              <w:marRight w:val="0"/>
              <w:marTop w:val="0"/>
              <w:marBottom w:val="0"/>
              <w:divBdr>
                <w:top w:val="none" w:sz="0" w:space="0" w:color="auto"/>
                <w:left w:val="none" w:sz="0" w:space="0" w:color="auto"/>
                <w:bottom w:val="none" w:sz="0" w:space="0" w:color="auto"/>
                <w:right w:val="none" w:sz="0" w:space="0" w:color="auto"/>
              </w:divBdr>
              <w:divsChild>
                <w:div w:id="1535077380">
                  <w:marLeft w:val="0"/>
                  <w:marRight w:val="0"/>
                  <w:marTop w:val="0"/>
                  <w:marBottom w:val="0"/>
                  <w:divBdr>
                    <w:top w:val="none" w:sz="0" w:space="0" w:color="auto"/>
                    <w:left w:val="none" w:sz="0" w:space="0" w:color="auto"/>
                    <w:bottom w:val="none" w:sz="0" w:space="0" w:color="auto"/>
                    <w:right w:val="none" w:sz="0" w:space="0" w:color="auto"/>
                  </w:divBdr>
                  <w:divsChild>
                    <w:div w:id="1501962561">
                      <w:marLeft w:val="0"/>
                      <w:marRight w:val="0"/>
                      <w:marTop w:val="0"/>
                      <w:marBottom w:val="0"/>
                      <w:divBdr>
                        <w:top w:val="none" w:sz="0" w:space="0" w:color="auto"/>
                        <w:left w:val="none" w:sz="0" w:space="0" w:color="auto"/>
                        <w:bottom w:val="none" w:sz="0" w:space="0" w:color="auto"/>
                        <w:right w:val="none" w:sz="0" w:space="0" w:color="auto"/>
                      </w:divBdr>
                    </w:div>
                  </w:divsChild>
                </w:div>
                <w:div w:id="1407073286">
                  <w:marLeft w:val="0"/>
                  <w:marRight w:val="0"/>
                  <w:marTop w:val="0"/>
                  <w:marBottom w:val="0"/>
                  <w:divBdr>
                    <w:top w:val="none" w:sz="0" w:space="0" w:color="auto"/>
                    <w:left w:val="none" w:sz="0" w:space="0" w:color="auto"/>
                    <w:bottom w:val="none" w:sz="0" w:space="0" w:color="auto"/>
                    <w:right w:val="none" w:sz="0" w:space="0" w:color="auto"/>
                  </w:divBdr>
                  <w:divsChild>
                    <w:div w:id="525758691">
                      <w:marLeft w:val="0"/>
                      <w:marRight w:val="0"/>
                      <w:marTop w:val="0"/>
                      <w:marBottom w:val="0"/>
                      <w:divBdr>
                        <w:top w:val="none" w:sz="0" w:space="0" w:color="auto"/>
                        <w:left w:val="none" w:sz="0" w:space="0" w:color="auto"/>
                        <w:bottom w:val="none" w:sz="0" w:space="0" w:color="auto"/>
                        <w:right w:val="none" w:sz="0" w:space="0" w:color="auto"/>
                      </w:divBdr>
                      <w:divsChild>
                        <w:div w:id="1262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17349">
          <w:marLeft w:val="0"/>
          <w:marRight w:val="0"/>
          <w:marTop w:val="0"/>
          <w:marBottom w:val="0"/>
          <w:divBdr>
            <w:top w:val="none" w:sz="0" w:space="0" w:color="auto"/>
            <w:left w:val="none" w:sz="0" w:space="0" w:color="auto"/>
            <w:bottom w:val="none" w:sz="0" w:space="0" w:color="auto"/>
            <w:right w:val="none" w:sz="0" w:space="0" w:color="auto"/>
          </w:divBdr>
          <w:divsChild>
            <w:div w:id="20138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wmf"/><Relationship Id="rId50" Type="http://schemas.openxmlformats.org/officeDocument/2006/relationships/image" Target="media/image44.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control" Target="activeX/activeX2.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control" Target="activeX/activeX1.xml"/><Relationship Id="rId8" Type="http://schemas.openxmlformats.org/officeDocument/2006/relationships/image" Target="media/image4.jpeg"/><Relationship Id="rId51"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42</Pages>
  <Words>1338</Words>
  <Characters>7630</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2019-01-25T16:48:00Z</dcterms:created>
  <dcterms:modified xsi:type="dcterms:W3CDTF">2019-01-25T18:48:00Z</dcterms:modified>
</cp:coreProperties>
</file>